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F7975D" w14:textId="2811EE28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5680AA1" wp14:editId="20CE5EA7">
                <wp:extent cx="304800" cy="304800"/>
                <wp:effectExtent l="0" t="0" r="0" b="0"/>
                <wp:docPr id="3" name="Прямоугольник 3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9D4DF" id="Прямоугольник 3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CmRgMwVQIAACoEAAAOAAAAAAAAAAAAAAAAAC4CAABkcnMvZTJvRG9jLnhtbFBLAQItABQABgAI&#10;AAAAIQBMoOks2AAAAAMBAAAPAAAAAAAAAAAAAAAAAK8EAABkcnMvZG93bnJldi54bWxQSwUGAAAA&#10;AAQABADzAAAAtAUAAAAA&#10;" filled="f" stroked="f">
                <o:lock v:ext="edit" aspectratio="t"/>
                <w10:anchorlock/>
              </v:rect>
            </w:pict>
          </mc:Fallback>
        </mc:AlternateContent>
      </w:r>
    </w:p>
    <w:p w14:paraId="2176A5D3" w14:textId="77777777" w:rsidR="00B203B6" w:rsidRPr="00B203B6" w:rsidRDefault="00B203B6" w:rsidP="00B203B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5FC45DBA" w14:textId="77777777" w:rsidR="00B203B6" w:rsidRPr="00B203B6" w:rsidRDefault="00B203B6" w:rsidP="00B203B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WUI-4159</w:t>
        </w:r>
      </w:hyperlink>
    </w:p>
    <w:p w14:paraId="0B4C8CC1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proofErr w:type="spellStart"/>
      <w:proofErr w:type="gram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radio-button</w:t>
      </w:r>
      <w:proofErr w:type="spellEnd"/>
      <w:proofErr w:type="gram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Привести в соответствие с дизайном</w:t>
      </w:r>
    </w:p>
    <w:p w14:paraId="12C075F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7C7A8B3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043C0BA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1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0E971E7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1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1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1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1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1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56799D0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28A7D99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66011ED0" w14:textId="03FE5981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36CAF0F" wp14:editId="3752F143">
                <wp:extent cx="152400" cy="152400"/>
                <wp:effectExtent l="0" t="0" r="0" b="0"/>
                <wp:docPr id="2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D512E" id="Прямоугольник 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HcRlBA4CAADV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5407EF4C" w14:textId="77777777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18" w:tooltip="WebPortal: WUI-4159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F74195D" w14:textId="78B5C382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B84B3EE" wp14:editId="678F1F6F">
                <wp:extent cx="152400" cy="1524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3A77F" id="Прямоугольник 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YyfXAgsCAADVAwAADgAA&#10;AAAAAAAAAAAAAAAuAgAAZHJzL2Uyb0RvYy54bWxQSwECLQAUAAYACAAAACEAZFT7k9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33FDEE0F" w14:textId="77777777" w:rsidR="00B203B6" w:rsidRPr="00B203B6" w:rsidRDefault="00B203B6" w:rsidP="00B203B6">
      <w:pPr>
        <w:numPr>
          <w:ilvl w:val="0"/>
          <w:numId w:val="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2FA29728" w14:textId="77777777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1.20.3 (</w:t>
      </w:r>
      <w:proofErr w:type="spellStart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common-library</w:t>
      </w:r>
      <w:proofErr w:type="spellEnd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)</w:t>
      </w:r>
    </w:p>
    <w:p w14:paraId="0B8DADFB" w14:textId="77777777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19" w:tooltip="2.0.0 (common-library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2.0.0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common-library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55581E7E" w14:textId="77777777" w:rsidR="00B203B6" w:rsidRPr="00B203B6" w:rsidRDefault="00B203B6" w:rsidP="00B203B6">
      <w:pPr>
        <w:numPr>
          <w:ilvl w:val="0"/>
          <w:numId w:val="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20" w:tooltip="Общая библиотека UI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Общая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библиотека UI</w:t>
        </w:r>
      </w:hyperlink>
    </w:p>
    <w:p w14:paraId="3096BD56" w14:textId="77777777" w:rsidR="00B203B6" w:rsidRPr="00B203B6" w:rsidRDefault="00B203B6" w:rsidP="00B203B6">
      <w:pPr>
        <w:numPr>
          <w:ilvl w:val="0"/>
          <w:numId w:val="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21EA65D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385265B1" w14:textId="77777777" w:rsidR="00B203B6" w:rsidRPr="00B203B6" w:rsidRDefault="00B203B6" w:rsidP="00B203B6">
      <w:pPr>
        <w:numPr>
          <w:ilvl w:val="0"/>
          <w:numId w:val="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C13F6B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34EBB167" w14:textId="77777777" w:rsidR="00B203B6" w:rsidRPr="00B203B6" w:rsidRDefault="00B203B6" w:rsidP="00B203B6">
      <w:pPr>
        <w:numPr>
          <w:ilvl w:val="0"/>
          <w:numId w:val="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510192B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446719B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4252CFD5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1" w:tgtFrame="_blank" w:tooltip="Пройти по ссылке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https://www.figma.com/design/yayoXYWFA9Gj6mRWR6eR0u/Дизайн-система-РТУ-UC-2.0?node-id=13223-5297&amp;p=f&amp;t=Hosb8bltnmpuM5DQ-0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14:paraId="7DFC015B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4992E613" w14:textId="3A6381EA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5501A1F" wp14:editId="0FB8AA22">
                <wp:extent cx="304800" cy="304800"/>
                <wp:effectExtent l="0" t="0" r="0" b="0"/>
                <wp:docPr id="9" name="Прямоугольник 9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40E28" id="Прямоугольник 9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BinhbyVQIAACoEAAAOAAAAAAAAAAAAAAAAAC4CAABkcnMvZTJvRG9jLnhtbFBLAQItABQABgAI&#10;AAAAIQBMoOks2AAAAAMBAAAPAAAAAAAAAAAAAAAAAK8EAABkcnMvZG93bnJldi54bWxQSwUGAAAA&#10;AAQABADzAAAAtAUAAAAA&#10;" filled="f" stroked="f">
                <o:lock v:ext="edit" aspectratio="t"/>
                <w10:anchorlock/>
              </v:rect>
            </w:pict>
          </mc:Fallback>
        </mc:AlternateContent>
      </w:r>
    </w:p>
    <w:p w14:paraId="23913102" w14:textId="77777777" w:rsidR="00B203B6" w:rsidRPr="00B203B6" w:rsidRDefault="00B203B6" w:rsidP="00B203B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1411E5DB" w14:textId="77777777" w:rsidR="00B203B6" w:rsidRPr="00B203B6" w:rsidRDefault="00B203B6" w:rsidP="00B203B6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WUI-4218</w:t>
        </w:r>
      </w:hyperlink>
    </w:p>
    <w:p w14:paraId="0DABCB05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Wui-input-switch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, обновить в соответствии с макетом</w:t>
      </w:r>
    </w:p>
    <w:p w14:paraId="129824B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4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71C5F05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5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51A18A8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3D4D1A5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3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51F94524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62DE4A5F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04D8059E" w14:textId="7550883E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D06F9DD" wp14:editId="579E7738">
                <wp:extent cx="152400" cy="152400"/>
                <wp:effectExtent l="0" t="0" r="0" b="0"/>
                <wp:docPr id="8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6D820" id="Прямоугольник 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GY/LEw4CAADV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6E5C2F79" w14:textId="77777777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5" w:tooltip="WebPortal: WUI-421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6196342F" w14:textId="245656AB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0FAC94FD" wp14:editId="27813EE3">
                <wp:extent cx="152400" cy="152400"/>
                <wp:effectExtent l="0" t="0" r="0" b="0"/>
                <wp:docPr id="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2C766" id="Прямоугольник 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n+GyDw4CAADV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5A5CD965" w14:textId="77777777" w:rsidR="00B203B6" w:rsidRPr="00B203B6" w:rsidRDefault="00B203B6" w:rsidP="00B203B6">
      <w:pPr>
        <w:numPr>
          <w:ilvl w:val="0"/>
          <w:numId w:val="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370CEE3B" w14:textId="77777777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2.0.0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common-library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61C0E8D" w14:textId="77777777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lastRenderedPageBreak/>
        <w:t>Исправить в версиях:</w:t>
      </w:r>
      <w:hyperlink r:id="rId36" w:tooltip="2.0.0 (common-library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2.0.0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common-library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7D66E4C7" w14:textId="77777777" w:rsidR="00B203B6" w:rsidRPr="00B203B6" w:rsidRDefault="00B203B6" w:rsidP="00B203B6">
      <w:pPr>
        <w:numPr>
          <w:ilvl w:val="0"/>
          <w:numId w:val="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7" w:tooltip="Общая библиотека UI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Общая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библиотека UI</w:t>
        </w:r>
      </w:hyperlink>
    </w:p>
    <w:p w14:paraId="6F6390EA" w14:textId="77777777" w:rsidR="00B203B6" w:rsidRPr="00B203B6" w:rsidRDefault="00B203B6" w:rsidP="00B203B6">
      <w:pPr>
        <w:numPr>
          <w:ilvl w:val="0"/>
          <w:numId w:val="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59BB4D2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018AC907" w14:textId="77777777" w:rsidR="00B203B6" w:rsidRPr="00B203B6" w:rsidRDefault="00B203B6" w:rsidP="00B203B6">
      <w:pPr>
        <w:numPr>
          <w:ilvl w:val="0"/>
          <w:numId w:val="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44EC37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1CACC535" w14:textId="77777777" w:rsidR="00B203B6" w:rsidRPr="00B203B6" w:rsidRDefault="00B203B6" w:rsidP="00B203B6">
      <w:pPr>
        <w:numPr>
          <w:ilvl w:val="0"/>
          <w:numId w:val="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B164A9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113734A8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0DEBC94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38" w:tgtFrame="_blank" w:tooltip="Пройти по ссылке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https://www.figma.com/design/yayoXYWFA9Gj6mRWR6eR0u/%D0%94%D0%B8%D0%B7%D0%B0%D0%B9%D0%BD-%D1%81%D0%B8%D1%81%D1%82%D0%B5%D0%BC%D0%B0-%D0%A0%D0%A2%D0%A3-UC-2.0?node-id=13223-5298&amp;p=f&amp;t=lXsA8Puy3xMkaGlD-0</w:t>
        </w:r>
      </w:hyperlink>
    </w:p>
    <w:p w14:paraId="299678A0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0C9E49F3" w14:textId="77777777" w:rsidR="00B203B6" w:rsidRPr="00B203B6" w:rsidRDefault="00B203B6" w:rsidP="00B203B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14:paraId="2F87AF1E" w14:textId="77777777" w:rsidR="00B203B6" w:rsidRPr="00B203B6" w:rsidRDefault="00B203B6" w:rsidP="00B203B6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inherit" w:eastAsia="Times New Roman" w:hAnsi="inherit" w:cs="Segoe UI"/>
          <w:color w:val="344563"/>
          <w:sz w:val="18"/>
          <w:szCs w:val="18"/>
          <w:lang w:eastAsia="ru-RU"/>
        </w:rPr>
      </w:pPr>
      <w:r w:rsidRPr="00B203B6">
        <w:rPr>
          <w:rFonts w:ascii="inherit" w:eastAsia="Times New Roman" w:hAnsi="inherit" w:cs="Segoe UI"/>
          <w:color w:val="344563"/>
          <w:sz w:val="2"/>
          <w:szCs w:val="2"/>
          <w:bdr w:val="none" w:sz="0" w:space="0" w:color="auto" w:frame="1"/>
          <w:lang w:eastAsia="ru-RU"/>
        </w:rPr>
        <w:t>Опции</w:t>
      </w:r>
    </w:p>
    <w:p w14:paraId="0355E27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Вложенные файлы</w:t>
      </w:r>
    </w:p>
    <w:p w14:paraId="10DD135F" w14:textId="77777777" w:rsidR="00B203B6" w:rsidRPr="00B203B6" w:rsidRDefault="00B203B6" w:rsidP="00B203B6">
      <w:pPr>
        <w:spacing w:after="0" w:line="240" w:lineRule="auto"/>
        <w:jc w:val="center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Перенесите файлы, чтобы прикрепить, или обзор.</w:t>
      </w:r>
    </w:p>
    <w:p w14:paraId="0C3CE2D4" w14:textId="77777777" w:rsidR="00B203B6" w:rsidRPr="00B203B6" w:rsidRDefault="00B203B6" w:rsidP="00B203B6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39" w:tooltip="Добавить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Добавить связь</w:t>
        </w:r>
      </w:hyperlink>
    </w:p>
    <w:p w14:paraId="16D6A52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Связи запроса</w:t>
      </w:r>
    </w:p>
    <w:p w14:paraId="438A7D3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mentioned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on</w:t>
      </w:r>
      <w:proofErr w:type="spellEnd"/>
    </w:p>
    <w:p w14:paraId="32F39694" w14:textId="5DAAAE29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6ADC7191" wp14:editId="6B4553BF">
            <wp:extent cx="152400" cy="152400"/>
            <wp:effectExtent l="0" t="0" r="0" b="0"/>
            <wp:docPr id="6" name="Рисунок 6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"https://gitlab.satel.org/wui/common-library/-/commit/b0dcd4b05da1dec5133539f7e164ecb3cbb44253"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feat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: WUI-4218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Wui-input-switch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, обновить в соответствии с макетом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45E48A8D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1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6BA41471" w14:textId="43538FB4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25FDC8B4" wp14:editId="14A2C45B">
            <wp:extent cx="152400" cy="152400"/>
            <wp:effectExtent l="0" t="0" r="0" b="0"/>
            <wp:docPr id="5" name="Рисунок 5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"https://gitlab.satel.org/wui/common-library/-/merge_requests/448"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Merge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request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feat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: WUI-4218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Wui-input-switch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, обновить в соответствии с макетом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10B12F5C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2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78729D15" w14:textId="77777777" w:rsidR="00B203B6" w:rsidRPr="00B203B6" w:rsidRDefault="00B203B6" w:rsidP="00B203B6">
      <w:pPr>
        <w:numPr>
          <w:ilvl w:val="0"/>
          <w:numId w:val="9"/>
        </w:numPr>
        <w:shd w:val="clear" w:color="auto" w:fill="FFFFFF"/>
        <w:spacing w:after="0" w:line="240" w:lineRule="auto"/>
        <w:ind w:left="6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3" w:tooltip="Настройки Структуры на странице задачи" w:history="1">
        <w:r w:rsidRPr="00B203B6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eastAsia="ru-RU"/>
          </w:rPr>
          <w:t>Настройка структуры</w:t>
        </w:r>
      </w:hyperlink>
    </w:p>
    <w:p w14:paraId="6001257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Структура</w:t>
      </w:r>
    </w:p>
    <w:p w14:paraId="2707235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Активность</w:t>
      </w:r>
    </w:p>
    <w:p w14:paraId="57E49E85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4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Все</w:t>
        </w:r>
      </w:hyperlink>
    </w:p>
    <w:p w14:paraId="78A23831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Комментарии</w:t>
      </w:r>
    </w:p>
    <w:p w14:paraId="0252B4E1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5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Журнал работ</w:t>
        </w:r>
      </w:hyperlink>
    </w:p>
    <w:p w14:paraId="39F1BFA1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6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История изменений</w:t>
        </w:r>
      </w:hyperlink>
    </w:p>
    <w:p w14:paraId="0A515D8F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7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Активность</w:t>
        </w:r>
      </w:hyperlink>
    </w:p>
    <w:p w14:paraId="6E7EE7CD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8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Переходы</w:t>
        </w:r>
      </w:hyperlink>
    </w:p>
    <w:p w14:paraId="158F8DCC" w14:textId="77777777" w:rsidR="00B203B6" w:rsidRPr="00B203B6" w:rsidRDefault="00B203B6" w:rsidP="00B203B6">
      <w:pPr>
        <w:numPr>
          <w:ilvl w:val="0"/>
          <w:numId w:val="1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9" w:history="1"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Estimate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(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async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mode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)</w:t>
        </w:r>
      </w:hyperlink>
    </w:p>
    <w:p w14:paraId="3F3F9B5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0" w:tooltip="Порядок от меньшего к большему - Нажмите для упорядочивания по от большего к меньшему" w:history="1">
        <w:r w:rsidRPr="00B203B6">
          <w:rPr>
            <w:rFonts w:ascii="Segoe UI" w:eastAsia="Times New Roman" w:hAnsi="Segoe UI" w:cs="Segoe UI"/>
            <w:color w:val="6B778C"/>
            <w:sz w:val="2"/>
            <w:szCs w:val="2"/>
            <w:u w:val="single"/>
            <w:bdr w:val="none" w:sz="0" w:space="0" w:color="auto" w:frame="1"/>
            <w:lang w:eastAsia="ru-RU"/>
          </w:rPr>
          <w:t>Порядок от меньшего к большему - Нажмите для упорядочивания по от большего к меньшему</w:t>
        </w:r>
      </w:hyperlink>
    </w:p>
    <w:p w14:paraId="0637E08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1" w:anchor="comment-458571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52" w:tooltip="Редактировать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Редактировать</w:t>
        </w:r>
      </w:hyperlink>
    </w:p>
    <w:p w14:paraId="28AC84AA" w14:textId="7F601F5F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3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14097324" wp14:editId="289F3926">
              <wp:extent cx="152400" cy="152400"/>
              <wp:effectExtent l="0" t="0" r="0" b="0"/>
              <wp:docPr id="4" name="Рисунок 4" descr="d.sokolo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d.sokolo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Соколов Дмитрий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- 20/мар/26 18:03</w:t>
      </w:r>
    </w:p>
    <w:p w14:paraId="7D6A326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Что сделано:</w:t>
      </w:r>
    </w:p>
    <w:p w14:paraId="6E1C0EDA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Обновлен компонент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wui-input-switch.vue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под новый дизайн: состояния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off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disabled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через opacity-30, размеры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small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big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label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+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description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расположение свитча слева/справа через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проп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right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4572AA05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Checkbox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Switch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теперь на разных страницах (создана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input-checkbox-page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AF16026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Убраны старые CSS-селекторы и связка через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elSize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elColor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оставлен явный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проп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small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790285F1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Обновлена демо-страница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input-switch-page.vue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70D95D38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Обновлен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Storybook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wui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-input-</w:t>
      </w:r>
      <w:proofErr w:type="spellStart"/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switch.stories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.ts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.</w:t>
      </w:r>
    </w:p>
    <w:p w14:paraId="5DDA121F" w14:textId="77777777" w:rsidR="00B203B6" w:rsidRPr="00B203B6" w:rsidRDefault="00B203B6" w:rsidP="00B203B6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Обновлены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базовые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тесты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wui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-input-</w:t>
      </w:r>
      <w:proofErr w:type="spellStart"/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switch.spec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.ts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: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проверка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рендера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текста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/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описания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эмита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update:modelValue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, disabled-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классов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раскладки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right=true.</w:t>
      </w:r>
    </w:p>
    <w:p w14:paraId="51E329E8" w14:textId="5352CCF3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D4CC1DB" wp14:editId="74D610E3">
                <wp:extent cx="304800" cy="304800"/>
                <wp:effectExtent l="0" t="0" r="0" b="0"/>
                <wp:docPr id="12" name="Прямоугольник 12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0A9CD" id="Прямоугольник 12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JeYb31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12CB7EA1" w14:textId="77777777" w:rsidR="00B203B6" w:rsidRPr="00B203B6" w:rsidRDefault="00B203B6" w:rsidP="00B203B6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5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23C595B2" w14:textId="77777777" w:rsidR="00B203B6" w:rsidRPr="00B203B6" w:rsidRDefault="00B203B6" w:rsidP="00B203B6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6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WUI-4143</w:t>
        </w:r>
      </w:hyperlink>
    </w:p>
    <w:p w14:paraId="6E0C91C5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lastRenderedPageBreak/>
        <w:t>Promsvyazbank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[HD 99846]: Некорректный адрес регистрации пульта </w:t>
      </w: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диллинговой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связи</w:t>
      </w:r>
    </w:p>
    <w:p w14:paraId="7341370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7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27E959D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8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3E296E6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9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6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567CDCE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Разработка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завершена</w:t>
        </w:r>
      </w:hyperlink>
      <w:hyperlink r:id="rId6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Review</w:t>
        </w:r>
      </w:hyperlink>
      <w:hyperlink r:id="rId6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6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6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6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Ошибка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анализа</w:t>
        </w:r>
      </w:hyperlink>
    </w:p>
    <w:p w14:paraId="0F32627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AF7D742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3109ADA8" w14:textId="74043461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4B5A853" wp14:editId="1C473D37">
                <wp:extent cx="152400" cy="152400"/>
                <wp:effectExtent l="0" t="0" r="0" b="0"/>
                <wp:docPr id="11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050A2" id="Прямоугольник 1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Консультация</w:t>
      </w:r>
    </w:p>
    <w:p w14:paraId="5B57E617" w14:textId="77777777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68" w:tooltip="WebPortal: WUI-4143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622D4F3" w14:textId="4345EFDB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8077A13" wp14:editId="12362C15">
                <wp:extent cx="152400" cy="152400"/>
                <wp:effectExtent l="0" t="0" r="0" b="0"/>
                <wp:docPr id="10" name="Прямоугольни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34EA6" id="Прямоугольник 1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NLct9g4CAADX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11504AE4" w14:textId="77777777" w:rsidR="00B203B6" w:rsidRPr="00B203B6" w:rsidRDefault="00B203B6" w:rsidP="00B203B6">
      <w:pPr>
        <w:numPr>
          <w:ilvl w:val="0"/>
          <w:numId w:val="1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5055D3C9" w14:textId="77777777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2.8.14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7AAA063" w14:textId="77777777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69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37D7ABB0" w14:textId="77777777" w:rsidR="00B203B6" w:rsidRPr="00B203B6" w:rsidRDefault="00B203B6" w:rsidP="00B203B6">
      <w:pPr>
        <w:numPr>
          <w:ilvl w:val="0"/>
          <w:numId w:val="1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70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67E261D7" w14:textId="77777777" w:rsidR="00B203B6" w:rsidRPr="00B203B6" w:rsidRDefault="00B203B6" w:rsidP="00B203B6">
      <w:pPr>
        <w:numPr>
          <w:ilvl w:val="0"/>
          <w:numId w:val="1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72D06C5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40D838E4" w14:textId="77777777" w:rsidR="00B203B6" w:rsidRPr="00B203B6" w:rsidRDefault="00B203B6" w:rsidP="00B203B6">
      <w:pPr>
        <w:numPr>
          <w:ilvl w:val="0"/>
          <w:numId w:val="1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20B582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842658D" w14:textId="77777777" w:rsidR="00B203B6" w:rsidRPr="00B203B6" w:rsidRDefault="00B203B6" w:rsidP="00B203B6">
      <w:pPr>
        <w:numPr>
          <w:ilvl w:val="0"/>
          <w:numId w:val="1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363EBCB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1FD9D6C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0311492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Для регистраций пультов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диллинговой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связи отображается адрес сервера с веб-компонентами, вместо адреса клиента. При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этом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для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веб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клиентов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адрес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отображается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корректно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.</w:t>
      </w:r>
    </w:p>
    <w:p w14:paraId="4930A4ED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agafonovai@satel-db-tst1:~$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ip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a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  <w:t xml:space="preserve">1: lo: &lt;LOOPBACK,UP,LOWER_UP&gt;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mtu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65536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qdisc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noqueue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state UNKNOWN group default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qlen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1000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  <w:t xml:space="preserve">link/loopback 00:00:00:00:00:00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brd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00:00:00:00:00:00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inet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127.0.0.1/8 scope host lo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valid_lft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preferred_lft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  <w:t xml:space="preserve">2: eth0: &lt;BROADCAST,MULTICAST,UP,LOWER_UP&gt;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mtu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1500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qdisc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mq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state UP group default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qlen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1000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  <w:t xml:space="preserve">link/ether 56:6f:7b:62:02:4d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brd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ff:ff:ff:ff:ff:ff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inet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</w:t>
      </w:r>
      <w:r w:rsidRPr="00B203B6">
        <w:rPr>
          <w:rFonts w:ascii="Segoe UI" w:eastAsia="Times New Roman" w:hAnsi="Segoe UI" w:cs="Segoe UI"/>
          <w:color w:val="DE350B"/>
          <w:sz w:val="21"/>
          <w:szCs w:val="21"/>
          <w:lang w:val="en-US" w:eastAsia="ru-RU"/>
        </w:rPr>
        <w:t>172.30.8.72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/27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brd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172.30.8.95 scope global eth0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valid_lft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preferred_lft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inet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172.30.8.85/27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brd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172.30.8.95 scope global secondary eth0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br/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valid_lft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preferred_lft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forever</w:t>
      </w:r>
    </w:p>
    <w:p w14:paraId="528177DB" w14:textId="714B9BCA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C6E77BD" wp14:editId="49AF9DF5">
                <wp:extent cx="304800" cy="304800"/>
                <wp:effectExtent l="0" t="0" r="0" b="0"/>
                <wp:docPr id="15" name="Прямоугольник 15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6F829" id="Прямоугольник 15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OkTio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4BDFE4D3" w14:textId="77777777" w:rsidR="00B203B6" w:rsidRPr="00B203B6" w:rsidRDefault="00B203B6" w:rsidP="00B203B6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1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675A6271" w14:textId="77777777" w:rsidR="00B203B6" w:rsidRPr="00B203B6" w:rsidRDefault="00B203B6" w:rsidP="00B203B6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2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WUI-3925</w:t>
        </w:r>
      </w:hyperlink>
    </w:p>
    <w:p w14:paraId="117F898E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ПСБ. Завешивание вызовов пришедших с одного А-номера</w:t>
      </w:r>
    </w:p>
    <w:p w14:paraId="64CCD3C4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3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20E4F57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4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0AA9F2A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5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7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34CFE13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7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7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8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8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8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2600CDC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7E4403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5A80326E" w14:textId="3B77D0AB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4F48087" wp14:editId="6C20A571">
                <wp:extent cx="152400" cy="152400"/>
                <wp:effectExtent l="0" t="0" r="0" b="0"/>
                <wp:docPr id="14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3A9DC" id="Прямоугольник 1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D5t+Ho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031B8580" w14:textId="77777777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84" w:tooltip="WebPortal: WUI-3925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1DD2351" w14:textId="71B2E503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02F37FFB" wp14:editId="16270336">
                <wp:extent cx="152400" cy="152400"/>
                <wp:effectExtent l="0" t="0" r="0" b="0"/>
                <wp:docPr id="13" name="Прямоугольни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6A375" id="Прямоугольник 1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JOvyn4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2BA0AD86" w14:textId="77777777" w:rsidR="00B203B6" w:rsidRPr="00B203B6" w:rsidRDefault="00B203B6" w:rsidP="00B203B6">
      <w:pPr>
        <w:numPr>
          <w:ilvl w:val="0"/>
          <w:numId w:val="1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4E2DC904" w14:textId="77777777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2.8.13 (</w:t>
      </w:r>
      <w:proofErr w:type="spellStart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)</w:t>
      </w:r>
    </w:p>
    <w:p w14:paraId="4D858867" w14:textId="77777777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85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16CEAB1E" w14:textId="77777777" w:rsidR="00B203B6" w:rsidRPr="00B203B6" w:rsidRDefault="00B203B6" w:rsidP="00B203B6">
      <w:pPr>
        <w:numPr>
          <w:ilvl w:val="0"/>
          <w:numId w:val="1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86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11874D42" w14:textId="77777777" w:rsidR="00B203B6" w:rsidRPr="00B203B6" w:rsidRDefault="00B203B6" w:rsidP="00B203B6">
      <w:pPr>
        <w:numPr>
          <w:ilvl w:val="0"/>
          <w:numId w:val="1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0EAB88AA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5A69143" w14:textId="77777777" w:rsidR="00B203B6" w:rsidRPr="00B203B6" w:rsidRDefault="00B203B6" w:rsidP="00B203B6">
      <w:pPr>
        <w:numPr>
          <w:ilvl w:val="0"/>
          <w:numId w:val="1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21F975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50FD18C7" w14:textId="77777777" w:rsidR="00B203B6" w:rsidRPr="00B203B6" w:rsidRDefault="00B203B6" w:rsidP="00B203B6">
      <w:pPr>
        <w:numPr>
          <w:ilvl w:val="0"/>
          <w:numId w:val="1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18AC6B0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2992B221" w14:textId="77777777" w:rsidR="00B203B6" w:rsidRPr="00B203B6" w:rsidRDefault="00B203B6" w:rsidP="00B203B6">
      <w:pPr>
        <w:numPr>
          <w:ilvl w:val="0"/>
          <w:numId w:val="1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Epic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Link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7BC8538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87" w:tooltip="Пройти по ссылке" w:history="1"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bdr w:val="single" w:sz="6" w:space="1" w:color="DE350B" w:frame="1"/>
            <w:lang w:eastAsia="ru-RU"/>
          </w:rPr>
          <w:t>ПСБ. РТУ 00-00031315</w:t>
        </w:r>
      </w:hyperlink>
    </w:p>
    <w:p w14:paraId="4F3892EB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4869226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Коллеги, пришла заявка от пользователей пультов. Есть завешенный вызов пришедший с неким А-номеров. Необходимо завесить еще один вызов приходящий с того же А-номера (звонят люди с одной фирмы-контрагента, но разных отделов). Но при втором входящем вызове моргает символ уже завешенного вызова и завесить этот второй вызов нельзя.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В системе IPC это работало, поэтому просят также обеспечить такую возможность.</w:t>
      </w:r>
    </w:p>
    <w:p w14:paraId="2DAEF382" w14:textId="5F3595A4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5669A66" wp14:editId="7057466C">
                <wp:extent cx="304800" cy="304800"/>
                <wp:effectExtent l="0" t="0" r="0" b="0"/>
                <wp:docPr id="18" name="Прямоугольник 18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B9D72" id="Прямоугольник 18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CkTW8vVQIAACwEAAAOAAAAAAAAAAAAAAAAAC4CAABkcnMvZTJvRG9jLnhtbFBLAQItABQABgAI&#10;AAAAIQBMoOks2AAAAAMBAAAPAAAAAAAAAAAAAAAAAK8EAABkcnMvZG93bnJldi54bWxQSwUGAAAA&#10;AAQABADzAAAAtAUAAAAA&#10;" filled="f" stroked="f">
                <o:lock v:ext="edit" aspectratio="t"/>
                <w10:anchorlock/>
              </v:rect>
            </w:pict>
          </mc:Fallback>
        </mc:AlternateContent>
      </w:r>
    </w:p>
    <w:p w14:paraId="2BC0952C" w14:textId="77777777" w:rsidR="00B203B6" w:rsidRPr="00B203B6" w:rsidRDefault="00B203B6" w:rsidP="00B203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8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162795C0" w14:textId="77777777" w:rsidR="00B203B6" w:rsidRPr="00B203B6" w:rsidRDefault="00B203B6" w:rsidP="00B203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9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WUI-3798</w:t>
        </w:r>
      </w:hyperlink>
    </w:p>
    <w:p w14:paraId="07A89549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Модифицировать вкладку "все контакты" для возможности отображения выборочных контактов</w:t>
      </w:r>
    </w:p>
    <w:p w14:paraId="6973BD4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0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183129A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1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3116E15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2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9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55D007B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9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9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9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9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9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28C414E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561ADB8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0F52253E" w14:textId="4A49C949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C3E2C45" wp14:editId="6044CBC2">
                <wp:extent cx="152400" cy="152400"/>
                <wp:effectExtent l="0" t="0" r="0" b="0"/>
                <wp:docPr id="17" name="Прямоугольни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33501" id="Прямоугольник 1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Jl1H/I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5D6B743E" w14:textId="77777777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101" w:tooltip="WebPortal: WUI-379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7E575B9E" w14:textId="02705582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8353E96" wp14:editId="584C4E9A">
                <wp:extent cx="152400" cy="152400"/>
                <wp:effectExtent l="0" t="0" r="0" b="0"/>
                <wp:docPr id="16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7CFC6" id="Прямоугольник 1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DuAkjw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862A838" w14:textId="77777777" w:rsidR="00B203B6" w:rsidRPr="00B203B6" w:rsidRDefault="00B203B6" w:rsidP="00B203B6">
      <w:pPr>
        <w:numPr>
          <w:ilvl w:val="0"/>
          <w:numId w:val="1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7BDC54DE" w14:textId="77777777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2.8.7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EB0B179" w14:textId="77777777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102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6B954D4A" w14:textId="77777777" w:rsidR="00B203B6" w:rsidRPr="00B203B6" w:rsidRDefault="00B203B6" w:rsidP="00B203B6">
      <w:pPr>
        <w:numPr>
          <w:ilvl w:val="0"/>
          <w:numId w:val="1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103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59C30405" w14:textId="77777777" w:rsidR="00B203B6" w:rsidRPr="00B203B6" w:rsidRDefault="00B203B6" w:rsidP="00B203B6">
      <w:pPr>
        <w:numPr>
          <w:ilvl w:val="0"/>
          <w:numId w:val="1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297E22A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703937D" w14:textId="77777777" w:rsidR="00B203B6" w:rsidRPr="00B203B6" w:rsidRDefault="00B203B6" w:rsidP="00B203B6">
      <w:pPr>
        <w:numPr>
          <w:ilvl w:val="0"/>
          <w:numId w:val="2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0F3E1F2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5D3E78A8" w14:textId="77777777" w:rsidR="00B203B6" w:rsidRPr="00B203B6" w:rsidRDefault="00B203B6" w:rsidP="00B203B6">
      <w:pPr>
        <w:numPr>
          <w:ilvl w:val="0"/>
          <w:numId w:val="2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lastRenderedPageBreak/>
        <w:t>От:</w:t>
      </w:r>
    </w:p>
    <w:p w14:paraId="40A79C2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791F2756" w14:textId="77777777" w:rsidR="00B203B6" w:rsidRPr="00B203B6" w:rsidRDefault="00B203B6" w:rsidP="00B203B6">
      <w:pPr>
        <w:numPr>
          <w:ilvl w:val="0"/>
          <w:numId w:val="2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Epic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Link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3B3508E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04" w:tooltip="Пройти по ссылке" w:history="1"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bdr w:val="single" w:sz="6" w:space="1" w:color="DE350B" w:frame="1"/>
            <w:lang w:eastAsia="ru-RU"/>
          </w:rPr>
          <w:t>ПСБ. РТУ 00-00031315</w:t>
        </w:r>
      </w:hyperlink>
    </w:p>
    <w:p w14:paraId="7CA346B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1EDD525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Добрый день! От заказчика поступила следующая задача:</w:t>
      </w:r>
    </w:p>
    <w:p w14:paraId="2BACCEB7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Прошу добавить возможность отображать не все контакты, а группу заранее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преднастроенных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контактов. Т.к. листать 23000 контактов невозможно.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По возможности сделать это не индивидуальной настройкой каждого пульта, а конфигурированием на РТУ (</w:t>
      </w:r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 примеру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уже есть раздел "Абоненты - Группы контактов" где можно создавать независимые группы)</w:t>
      </w:r>
    </w:p>
    <w:p w14:paraId="6B7E2055" w14:textId="039DE0EA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3E1601B" wp14:editId="66847C35">
                <wp:extent cx="304800" cy="304800"/>
                <wp:effectExtent l="0" t="0" r="0" b="0"/>
                <wp:docPr id="21" name="Прямоугольник 21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6C3A7" id="Прямоугольник 21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IHbAel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60AB3C7C" w14:textId="77777777" w:rsidR="00B203B6" w:rsidRPr="00B203B6" w:rsidRDefault="00B203B6" w:rsidP="00B203B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5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243C588F" w14:textId="77777777" w:rsidR="00B203B6" w:rsidRPr="00B203B6" w:rsidRDefault="00B203B6" w:rsidP="00B203B6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6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WUI-4449</w:t>
        </w:r>
      </w:hyperlink>
    </w:p>
    <w:p w14:paraId="3A1E34ED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Выводить в </w:t>
      </w:r>
      <w:proofErr w:type="spellStart"/>
      <w:proofErr w:type="gram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console.debug</w:t>
      </w:r>
      <w:proofErr w:type="spellEnd"/>
      <w:proofErr w:type="gram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факт использования и изменения аудиоустройства в каждой сессии</w:t>
      </w:r>
    </w:p>
    <w:p w14:paraId="33E12CC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7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6080CA54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8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47DEDD2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9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11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4BD6AC1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11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11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11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11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11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0595759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51CC8C9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2F39CD21" w14:textId="53F49E57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830C174" wp14:editId="03BBBAA9">
                <wp:extent cx="152400" cy="152400"/>
                <wp:effectExtent l="0" t="0" r="0" b="0"/>
                <wp:docPr id="20" name="Прямоугольни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CC41E" id="Прямоугольник 2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Z2YXvg4CAADX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577F29C7" w14:textId="77777777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118" w:tooltip="WebPortal: WUI-4449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4729960" w14:textId="4DC46B4D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217A4A39" wp14:editId="5EADD4AA">
                <wp:extent cx="152400" cy="152400"/>
                <wp:effectExtent l="0" t="0" r="0" b="0"/>
                <wp:docPr id="19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AA59C" id="Прямоугольник 1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MPwevo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B72C8CB" w14:textId="77777777" w:rsidR="00B203B6" w:rsidRPr="00B203B6" w:rsidRDefault="00B203B6" w:rsidP="00B203B6">
      <w:pPr>
        <w:numPr>
          <w:ilvl w:val="0"/>
          <w:numId w:val="2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7D8E1A8A" w14:textId="77777777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2.8.16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F9D17A5" w14:textId="77777777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119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58A0E3FD" w14:textId="77777777" w:rsidR="00B203B6" w:rsidRPr="00B203B6" w:rsidRDefault="00B203B6" w:rsidP="00B203B6">
      <w:pPr>
        <w:numPr>
          <w:ilvl w:val="0"/>
          <w:numId w:val="2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120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2F5752F4" w14:textId="77777777" w:rsidR="00B203B6" w:rsidRPr="00B203B6" w:rsidRDefault="00B203B6" w:rsidP="00B203B6">
      <w:pPr>
        <w:numPr>
          <w:ilvl w:val="0"/>
          <w:numId w:val="2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44161FA6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1FC9084F" w14:textId="77777777" w:rsidR="00B203B6" w:rsidRPr="00B203B6" w:rsidRDefault="00B203B6" w:rsidP="00B203B6">
      <w:pPr>
        <w:numPr>
          <w:ilvl w:val="0"/>
          <w:numId w:val="2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7E5092D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41E41A1" w14:textId="77777777" w:rsidR="00B203B6" w:rsidRPr="00B203B6" w:rsidRDefault="00B203B6" w:rsidP="00B203B6">
      <w:pPr>
        <w:numPr>
          <w:ilvl w:val="0"/>
          <w:numId w:val="2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47C8C3AF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7C07F6B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589020F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Нажмите для ввода описания</w:t>
      </w:r>
    </w:p>
    <w:p w14:paraId="2C4DB252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0EB038AE" w14:textId="1F6A6254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6942773" wp14:editId="34258BA1">
                <wp:extent cx="304800" cy="304800"/>
                <wp:effectExtent l="0" t="0" r="0" b="0"/>
                <wp:docPr id="29" name="Прямоугольник 29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86B98" id="Прямоугольник 29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XqnPY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197B24D5" w14:textId="77777777" w:rsidR="00B203B6" w:rsidRPr="00B203B6" w:rsidRDefault="00B203B6" w:rsidP="00B203B6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1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2440CD02" w14:textId="77777777" w:rsidR="00B203B6" w:rsidRPr="00B203B6" w:rsidRDefault="00B203B6" w:rsidP="00B203B6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2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WUI-4278</w:t>
        </w:r>
      </w:hyperlink>
    </w:p>
    <w:p w14:paraId="65058018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Реализовать функционал включения световой индикации на аппаратной кнопке микрофона при включении микрофона</w:t>
      </w:r>
    </w:p>
    <w:p w14:paraId="1F1005A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3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44B628A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4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1B420C4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5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12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4FDD941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12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12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13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13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13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0287658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F4F2C89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3B6C4F9A" w14:textId="6EE02D34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CBA4629" wp14:editId="350729ED">
                <wp:extent cx="152400" cy="152400"/>
                <wp:effectExtent l="0" t="0" r="0" b="0"/>
                <wp:docPr id="28" name="Прямоугольни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45E34" id="Прямоугольник 2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DLUzXw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45368A88" w14:textId="77777777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134" w:tooltip="WebPortal: WUI-427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86D571A" w14:textId="589221F3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41227580" wp14:editId="1F429671">
                <wp:extent cx="152400" cy="152400"/>
                <wp:effectExtent l="0" t="0" r="0" b="0"/>
                <wp:docPr id="27" name="Прямоугольни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BA1AA" id="Прямоугольник 2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KpCW6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5B35629" w14:textId="77777777" w:rsidR="00B203B6" w:rsidRPr="00B203B6" w:rsidRDefault="00B203B6" w:rsidP="00B203B6">
      <w:pPr>
        <w:numPr>
          <w:ilvl w:val="0"/>
          <w:numId w:val="2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7BFD5B4D" w14:textId="77777777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2.8.14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1A49547" w14:textId="77777777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135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61FFABD1" w14:textId="77777777" w:rsidR="00B203B6" w:rsidRPr="00B203B6" w:rsidRDefault="00B203B6" w:rsidP="00B203B6">
      <w:pPr>
        <w:numPr>
          <w:ilvl w:val="0"/>
          <w:numId w:val="2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136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286F67C4" w14:textId="77777777" w:rsidR="00B203B6" w:rsidRPr="00B203B6" w:rsidRDefault="00B203B6" w:rsidP="00B203B6">
      <w:pPr>
        <w:numPr>
          <w:ilvl w:val="0"/>
          <w:numId w:val="2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54EC80D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10170874" w14:textId="77777777" w:rsidR="00B203B6" w:rsidRPr="00B203B6" w:rsidRDefault="00B203B6" w:rsidP="00B203B6">
      <w:pPr>
        <w:numPr>
          <w:ilvl w:val="0"/>
          <w:numId w:val="2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5EAC0FE6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09EAC885" w14:textId="77777777" w:rsidR="00B203B6" w:rsidRPr="00B203B6" w:rsidRDefault="00B203B6" w:rsidP="00B203B6">
      <w:pPr>
        <w:numPr>
          <w:ilvl w:val="0"/>
          <w:numId w:val="2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0F1B414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23A3112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41D634BA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Нажмите для ввода описания</w:t>
      </w:r>
    </w:p>
    <w:p w14:paraId="51B18D7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238C525D" w14:textId="77777777" w:rsidR="00B203B6" w:rsidRPr="00B203B6" w:rsidRDefault="00B203B6" w:rsidP="00B203B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14:paraId="59408E9A" w14:textId="77777777" w:rsidR="00B203B6" w:rsidRPr="00B203B6" w:rsidRDefault="00B203B6" w:rsidP="00B203B6">
      <w:pPr>
        <w:numPr>
          <w:ilvl w:val="0"/>
          <w:numId w:val="27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inherit" w:eastAsia="Times New Roman" w:hAnsi="inherit" w:cs="Segoe UI"/>
          <w:color w:val="344563"/>
          <w:sz w:val="18"/>
          <w:szCs w:val="18"/>
          <w:lang w:eastAsia="ru-RU"/>
        </w:rPr>
      </w:pPr>
      <w:r w:rsidRPr="00B203B6">
        <w:rPr>
          <w:rFonts w:ascii="inherit" w:eastAsia="Times New Roman" w:hAnsi="inherit" w:cs="Segoe UI"/>
          <w:color w:val="344563"/>
          <w:sz w:val="2"/>
          <w:szCs w:val="2"/>
          <w:bdr w:val="none" w:sz="0" w:space="0" w:color="auto" w:frame="1"/>
          <w:lang w:eastAsia="ru-RU"/>
        </w:rPr>
        <w:t>Опции</w:t>
      </w:r>
    </w:p>
    <w:p w14:paraId="1CAB9B7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Вложенные файлы</w:t>
      </w:r>
    </w:p>
    <w:p w14:paraId="7E77DED2" w14:textId="77777777" w:rsidR="00B203B6" w:rsidRPr="00B203B6" w:rsidRDefault="00B203B6" w:rsidP="00B203B6">
      <w:pPr>
        <w:spacing w:after="0" w:line="240" w:lineRule="auto"/>
        <w:jc w:val="center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Перенесите файлы, чтобы прикрепить, или обзор.</w:t>
      </w:r>
    </w:p>
    <w:p w14:paraId="57AC2024" w14:textId="77777777" w:rsidR="00B203B6" w:rsidRPr="00B203B6" w:rsidRDefault="00B203B6" w:rsidP="00B203B6">
      <w:pPr>
        <w:numPr>
          <w:ilvl w:val="0"/>
          <w:numId w:val="28"/>
        </w:numPr>
        <w:shd w:val="clear" w:color="auto" w:fill="FFFFFF"/>
        <w:spacing w:beforeAutospacing="1" w:after="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37" w:tooltip="Добавить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Добавить связь</w:t>
        </w:r>
      </w:hyperlink>
    </w:p>
    <w:p w14:paraId="0159D6A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Связи запроса</w:t>
      </w:r>
    </w:p>
    <w:p w14:paraId="6E8D7D4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mentioned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on</w:t>
      </w:r>
      <w:proofErr w:type="spellEnd"/>
    </w:p>
    <w:p w14:paraId="450B926A" w14:textId="3CFEB9A4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62028AD6" wp14:editId="79048211">
            <wp:extent cx="152400" cy="152400"/>
            <wp:effectExtent l="0" t="0" r="0" b="0"/>
            <wp:docPr id="26" name="Рисунок 26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"https://gitlab.satel.org/wui/dealing-console-ui/-/commit/1a8996287a955f0bd376c0f74a8eb80466458c64"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WUI-4278 Реализовать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функционал включения световой индикации на аппаратной...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67FCC37F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38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66E4DAEB" w14:textId="0E9F7D11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16951DB2" wp14:editId="19EF5BBF">
            <wp:extent cx="152400" cy="152400"/>
            <wp:effectExtent l="0" t="0" r="0" b="0"/>
            <wp:docPr id="25" name="Рисунок 25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"https://gitlab.satel.org/wui/dealing-system/dealing-console-ui/-/commit/1a8996287a955f0bd376c0f74a8eb80466458c64"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WUI-4278 Реализовать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функционал включения световой индикации на аппаратной...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74AF45E8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39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0319BBA3" w14:textId="7C8EA77B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71A0E2FE" wp14:editId="02045DC9">
            <wp:extent cx="152400" cy="152400"/>
            <wp:effectExtent l="0" t="0" r="0" b="0"/>
            <wp:docPr id="24" name="Рисунок 24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"https://gitlab.satel.org/wui/dealing-console-ui/-/merge_requests/40"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Merge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request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WUI-4278 Реализовать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функционал включения световой индикации на аппаратной кнопке микрофона при включении микрофона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0D40147D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0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6E5EC2B2" w14:textId="77777777" w:rsidR="00B203B6" w:rsidRPr="00B203B6" w:rsidRDefault="00B203B6" w:rsidP="00B203B6">
      <w:pPr>
        <w:numPr>
          <w:ilvl w:val="0"/>
          <w:numId w:val="29"/>
        </w:numPr>
        <w:shd w:val="clear" w:color="auto" w:fill="FFFFFF"/>
        <w:spacing w:after="0" w:line="240" w:lineRule="auto"/>
        <w:ind w:left="6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1" w:tooltip="Настройки Структуры на странице задачи" w:history="1">
        <w:r w:rsidRPr="00B203B6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eastAsia="ru-RU"/>
          </w:rPr>
          <w:t>Настройка структуры</w:t>
        </w:r>
      </w:hyperlink>
    </w:p>
    <w:p w14:paraId="44601BD8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Структура</w:t>
      </w:r>
    </w:p>
    <w:p w14:paraId="3618FB78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Активность</w:t>
      </w:r>
    </w:p>
    <w:p w14:paraId="777407CD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2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Все</w:t>
        </w:r>
      </w:hyperlink>
    </w:p>
    <w:p w14:paraId="395C422D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Комментарии</w:t>
      </w:r>
    </w:p>
    <w:p w14:paraId="2363982F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3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Журнал работ</w:t>
        </w:r>
      </w:hyperlink>
    </w:p>
    <w:p w14:paraId="3ED202C3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4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История изменений</w:t>
        </w:r>
      </w:hyperlink>
    </w:p>
    <w:p w14:paraId="19C0DBD1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5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Активность</w:t>
        </w:r>
      </w:hyperlink>
    </w:p>
    <w:p w14:paraId="16BDA6C3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6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Переходы</w:t>
        </w:r>
      </w:hyperlink>
    </w:p>
    <w:p w14:paraId="04B34569" w14:textId="77777777" w:rsidR="00B203B6" w:rsidRPr="00B203B6" w:rsidRDefault="00B203B6" w:rsidP="00B203B6">
      <w:pPr>
        <w:numPr>
          <w:ilvl w:val="0"/>
          <w:numId w:val="3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7" w:history="1"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Estimate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(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async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mode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)</w:t>
        </w:r>
      </w:hyperlink>
    </w:p>
    <w:p w14:paraId="6C7A73F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8" w:tooltip="Порядок от меньшего к большему - Нажмите для упорядочивания по от большего к меньшему" w:history="1">
        <w:r w:rsidRPr="00B203B6">
          <w:rPr>
            <w:rFonts w:ascii="Segoe UI" w:eastAsia="Times New Roman" w:hAnsi="Segoe UI" w:cs="Segoe UI"/>
            <w:color w:val="6B778C"/>
            <w:sz w:val="2"/>
            <w:szCs w:val="2"/>
            <w:u w:val="single"/>
            <w:bdr w:val="none" w:sz="0" w:space="0" w:color="auto" w:frame="1"/>
            <w:lang w:eastAsia="ru-RU"/>
          </w:rPr>
          <w:t>Порядок от меньшего к большему - Нажмите для упорядочивания по от большего к меньшему</w:t>
        </w:r>
      </w:hyperlink>
    </w:p>
    <w:p w14:paraId="30BF5B4A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49" w:anchor="comment-463329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381E0544" w14:textId="09E540EA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50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mc:AlternateContent>
            <mc:Choice Requires="wps">
              <w:drawing>
                <wp:inline distT="0" distB="0" distL="0" distR="0" wp14:anchorId="4431265B" wp14:editId="43435A1F">
                  <wp:extent cx="304800" cy="304800"/>
                  <wp:effectExtent l="0" t="0" r="0" b="0"/>
                  <wp:docPr id="23" name="Прямоугольник 23" descr="g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6142F7" id="Прямоугольник 23" o:spid="_x0000_s1026" alt="g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zyxXF&#10;FgIAAOMDAAAOAAAAAAAAAAAAAAAAAC4CAABkcnMvZTJvRG9jLnhtbFBLAQItABQABgAIAAAAIQBM&#10;oOks2AAAAAMBAAAPAAAAAAAAAAAAAAAAAHAEAABkcnMvZG93bnJldi54bWxQSwUGAAAAAAQABADz&#10;AAAAdQU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Jira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Bot</w:t>
        </w:r>
        <w:proofErr w:type="spellEnd"/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- 03/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апр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17:24</w:t>
      </w:r>
    </w:p>
    <w:p w14:paraId="72BCE44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hyperlink r:id="rId151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Соколов</w:t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 xml:space="preserve"> </w:t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Дмитрий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mentioned this issue in </w:t>
      </w:r>
      <w:hyperlink r:id="rId152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>a merge request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of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instrText xml:space="preserve"> HYPERLINK "https://gitlab.satel.org/wui/dealing-console-ui"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>wui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 xml:space="preserve"> / 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Дилинговый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пульт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on branch </w:t>
      </w:r>
      <w:hyperlink r:id="rId153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>feature/WUI-4278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</w:t>
      </w:r>
    </w:p>
    <w:p w14:paraId="538F8609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hyperlink r:id="rId154" w:tooltip="Реализовать функционал включения световой индикации на аппаратной кнопке микрофона при включении микрофона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WUI-4278</w:t>
        </w:r>
      </w:hyperlink>
      <w:r w:rsidRPr="00B203B6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Реализовать функционал включения световой индикации на аппаратной кнопке микрофона при включении микрофона</w:t>
      </w:r>
    </w:p>
    <w:p w14:paraId="4415F14B" w14:textId="77777777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55" w:anchor="comment-463965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156" w:tooltip="Редактировать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Редактировать</w:t>
        </w:r>
      </w:hyperlink>
    </w:p>
    <w:p w14:paraId="18D6A4E9" w14:textId="376AEC78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57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2C99431B" wp14:editId="4A18E08A">
              <wp:extent cx="152400" cy="152400"/>
              <wp:effectExtent l="0" t="0" r="0" b="0"/>
              <wp:docPr id="22" name="Рисунок 22" descr="d.sokolo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0" descr="d.sokolo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Соколов Дмитрий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- 06/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апр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19:54 - </w:t>
      </w:r>
      <w:r w:rsidRPr="00B203B6">
        <w:rPr>
          <w:rFonts w:ascii="Segoe UI" w:eastAsia="Times New Roman" w:hAnsi="Segoe UI" w:cs="Segoe UI"/>
          <w:color w:val="DE350B"/>
          <w:sz w:val="21"/>
          <w:szCs w:val="21"/>
          <w:lang w:eastAsia="ru-RU"/>
        </w:rPr>
        <w:t>Изменен</w:t>
      </w:r>
    </w:p>
    <w:p w14:paraId="7D81503D" w14:textId="77777777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Что сделано:</w:t>
      </w:r>
    </w:p>
    <w:p w14:paraId="64F02CF1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1 Состояние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модулей вынесено глобально и имеет два состояния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вкл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вкл</w:t>
      </w:r>
      <w:proofErr w:type="spellEnd"/>
    </w:p>
    <w:p w14:paraId="6CF91242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 Подсветка кнопок показывает именно это состояние</w:t>
      </w:r>
    </w:p>
    <w:p w14:paraId="2A3E5FB8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3 Итоговая слышимость для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pinned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-линии теперь считается как: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gooseEnabled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&amp;&amp;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line.micState</w:t>
      </w:r>
      <w:proofErr w:type="spellEnd"/>
      <w:proofErr w:type="gramEnd"/>
    </w:p>
    <w:p w14:paraId="35EAE57E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Теперь есть глобальный слой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модулей, который перекрывает состояния отдельных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pinedCalls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0F72EFD6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глобально выключен, не слышит никто, даже если у карточки линии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micState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=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true</w:t>
      </w:r>
      <w:proofErr w:type="spellEnd"/>
    </w:p>
    <w:p w14:paraId="4767AF25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глобально включен, слышат только те линии, у которых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micState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=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true</w:t>
      </w:r>
      <w:proofErr w:type="spellEnd"/>
    </w:p>
    <w:p w14:paraId="6FB70670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Когда приходит новый входящий и становится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pinned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к нему сразу применяется текущее глобальное состояние устройства 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use-pinned-calls-store.ts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То есть если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был выключен, новый разговор сразу стартует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muted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5B7EFB62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stateful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режиме аппаратная кнопка просто переключает глобальное состояние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включили, лампа загорелась; выключили, лампа погасла.</w:t>
      </w:r>
    </w:p>
    <w:p w14:paraId="317ED2D1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pushToTalk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режиме нажатие включает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только на время удержания, отпускание сразу выключает его и гасит лампу.</w:t>
      </w:r>
    </w:p>
    <w:p w14:paraId="696A6B33" w14:textId="77777777" w:rsidR="00B203B6" w:rsidRPr="00B203B6" w:rsidRDefault="00B203B6" w:rsidP="00B203B6">
      <w:pPr>
        <w:numPr>
          <w:ilvl w:val="0"/>
          <w:numId w:val="31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UI-кнопка глобального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mute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теперь читает и меняет то же самое глобальное состояние</w:t>
      </w:r>
    </w:p>
    <w:p w14:paraId="329F641C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4 Если в настройках перевести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из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stateful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pushToTalk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устройство </w:t>
      </w:r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сразу глобально выключается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лампа гаснет (т.к требует удержания)</w:t>
      </w:r>
    </w:p>
    <w:p w14:paraId="27D0652F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5 Небольшие правки авторизации</w:t>
      </w:r>
    </w:p>
    <w:p w14:paraId="00C67BD8" w14:textId="77777777" w:rsidR="00B203B6" w:rsidRPr="00B203B6" w:rsidRDefault="00B203B6" w:rsidP="00B203B6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6 Исправлен формат сообщений к контроллеру, доступные модули подтягиваются автоматически с контроллера</w:t>
      </w:r>
    </w:p>
    <w:p w14:paraId="34EA7245" w14:textId="3A47AB1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8E163B9" wp14:editId="39B044AE">
                <wp:extent cx="304800" cy="304800"/>
                <wp:effectExtent l="0" t="0" r="0" b="0"/>
                <wp:docPr id="38" name="Прямоугольник 38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808F1" id="Прямоугольник 38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XdmGAl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212E8C4C" w14:textId="77777777" w:rsidR="00B203B6" w:rsidRPr="00B203B6" w:rsidRDefault="00B203B6" w:rsidP="00B203B6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8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11C9012D" w14:textId="77777777" w:rsidR="00B203B6" w:rsidRPr="00B203B6" w:rsidRDefault="00B203B6" w:rsidP="00B203B6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9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WUI-4207</w:t>
        </w:r>
      </w:hyperlink>
    </w:p>
    <w:p w14:paraId="673ECC59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Исправить конфигурацию запуска в </w:t>
      </w: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dev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 режиме</w:t>
      </w:r>
    </w:p>
    <w:p w14:paraId="6F326A9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0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7C30112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1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5B0EC70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2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16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60F64AD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6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16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16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16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16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16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63A2A24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7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71394FA4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3EB14775" w14:textId="04811122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9BB761D" wp14:editId="6572E9D2">
                <wp:extent cx="152400" cy="152400"/>
                <wp:effectExtent l="0" t="0" r="0" b="0"/>
                <wp:docPr id="37" name="Прямоугольни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70210" id="Прямоугольник 3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76zOC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320F172A" w14:textId="77777777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171" w:tooltip="WebPortal: WUI-4207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7F880ED" w14:textId="373F751D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7AF226E" wp14:editId="2CC907DD">
                <wp:extent cx="152400" cy="152400"/>
                <wp:effectExtent l="0" t="0" r="0" b="0"/>
                <wp:docPr id="36" name="Прямоугольни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02D3" id="Прямоугольник 3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BZHr5M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6376AF54" w14:textId="77777777" w:rsidR="00B203B6" w:rsidRPr="00B203B6" w:rsidRDefault="00B203B6" w:rsidP="00B203B6">
      <w:pPr>
        <w:numPr>
          <w:ilvl w:val="0"/>
          <w:numId w:val="3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lastRenderedPageBreak/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5B31224C" w14:textId="77777777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Затронуты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06FDB653" w14:textId="77777777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172" w:tooltip="2.9.0 (dispatch-console) " w:history="1"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shd w:val="clear" w:color="auto" w:fill="C0392B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shd w:val="clear" w:color="auto" w:fill="C0392B"/>
            <w:lang w:eastAsia="ru-RU"/>
          </w:rPr>
          <w:t>dispatch-console</w:t>
        </w:r>
        <w:proofErr w:type="spellEnd"/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shd w:val="clear" w:color="auto" w:fill="C0392B"/>
            <w:lang w:eastAsia="ru-RU"/>
          </w:rPr>
          <w:t>)</w:t>
        </w:r>
      </w:hyperlink>
    </w:p>
    <w:p w14:paraId="4E48332B" w14:textId="77777777" w:rsidR="00B203B6" w:rsidRPr="00B203B6" w:rsidRDefault="00B203B6" w:rsidP="00B203B6">
      <w:pPr>
        <w:numPr>
          <w:ilvl w:val="0"/>
          <w:numId w:val="3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173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42DFC81F" w14:textId="77777777" w:rsidR="00B203B6" w:rsidRPr="00B203B6" w:rsidRDefault="00B203B6" w:rsidP="00B203B6">
      <w:pPr>
        <w:numPr>
          <w:ilvl w:val="0"/>
          <w:numId w:val="3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E0D1C6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7806D49C" w14:textId="77777777" w:rsidR="00B203B6" w:rsidRPr="00B203B6" w:rsidRDefault="00B203B6" w:rsidP="00B203B6">
      <w:pPr>
        <w:numPr>
          <w:ilvl w:val="0"/>
          <w:numId w:val="3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39174BE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DC88243" w14:textId="77777777" w:rsidR="00B203B6" w:rsidRPr="00B203B6" w:rsidRDefault="00B203B6" w:rsidP="00B203B6">
      <w:pPr>
        <w:numPr>
          <w:ilvl w:val="0"/>
          <w:numId w:val="3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03A22E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7159B43C" w14:textId="77777777" w:rsidR="00B203B6" w:rsidRPr="00B203B6" w:rsidRDefault="00B203B6" w:rsidP="00B203B6">
      <w:pPr>
        <w:numPr>
          <w:ilvl w:val="0"/>
          <w:numId w:val="3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Epic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Link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1964441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4" w:tooltip="Пройти по ссылке" w:history="1"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bdr w:val="single" w:sz="6" w:space="1" w:color="505F79" w:frame="1"/>
            <w:lang w:eastAsia="ru-RU"/>
          </w:rPr>
          <w:t>Программная консоль для трейдинга 00-00033652</w:t>
        </w:r>
      </w:hyperlink>
    </w:p>
    <w:p w14:paraId="36957F46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2040748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t>Нажмите для ввода описания</w:t>
      </w:r>
    </w:p>
    <w:p w14:paraId="63C224B2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2A06A478" w14:textId="77777777" w:rsidR="00B203B6" w:rsidRPr="00B203B6" w:rsidRDefault="00B203B6" w:rsidP="00B203B6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14:paraId="5BE06755" w14:textId="77777777" w:rsidR="00B203B6" w:rsidRPr="00B203B6" w:rsidRDefault="00B203B6" w:rsidP="00B203B6">
      <w:pPr>
        <w:numPr>
          <w:ilvl w:val="0"/>
          <w:numId w:val="35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inherit" w:eastAsia="Times New Roman" w:hAnsi="inherit" w:cs="Segoe UI"/>
          <w:color w:val="344563"/>
          <w:sz w:val="18"/>
          <w:szCs w:val="18"/>
          <w:lang w:eastAsia="ru-RU"/>
        </w:rPr>
      </w:pPr>
      <w:r w:rsidRPr="00B203B6">
        <w:rPr>
          <w:rFonts w:ascii="inherit" w:eastAsia="Times New Roman" w:hAnsi="inherit" w:cs="Segoe UI"/>
          <w:color w:val="344563"/>
          <w:sz w:val="2"/>
          <w:szCs w:val="2"/>
          <w:bdr w:val="none" w:sz="0" w:space="0" w:color="auto" w:frame="1"/>
          <w:lang w:eastAsia="ru-RU"/>
        </w:rPr>
        <w:t>Опции</w:t>
      </w:r>
    </w:p>
    <w:p w14:paraId="4AE91C9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Вложенные файлы</w:t>
      </w:r>
    </w:p>
    <w:p w14:paraId="6BFBB316" w14:textId="77777777" w:rsidR="00B203B6" w:rsidRPr="00B203B6" w:rsidRDefault="00B203B6" w:rsidP="00B203B6">
      <w:pPr>
        <w:spacing w:after="0" w:line="240" w:lineRule="auto"/>
        <w:jc w:val="center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Перенесите файлы, чтобы прикрепить, или обзор.</w:t>
      </w:r>
    </w:p>
    <w:p w14:paraId="32123D18" w14:textId="77777777" w:rsidR="00B203B6" w:rsidRPr="00B203B6" w:rsidRDefault="00B203B6" w:rsidP="00B203B6">
      <w:pPr>
        <w:numPr>
          <w:ilvl w:val="0"/>
          <w:numId w:val="36"/>
        </w:numPr>
        <w:shd w:val="clear" w:color="auto" w:fill="FFFFFF"/>
        <w:spacing w:beforeAutospacing="1" w:after="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5" w:tooltip="Добавить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Добавить связь</w:t>
        </w:r>
      </w:hyperlink>
    </w:p>
    <w:p w14:paraId="00BE7CF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Связи запроса</w:t>
      </w:r>
    </w:p>
    <w:p w14:paraId="26CDC36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mentioned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on</w:t>
      </w:r>
      <w:proofErr w:type="spellEnd"/>
    </w:p>
    <w:p w14:paraId="3ECD7FC3" w14:textId="4D6AB7B8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74C8C560" wp14:editId="0FF537CF">
            <wp:extent cx="152400" cy="152400"/>
            <wp:effectExtent l="0" t="0" r="0" b="0"/>
            <wp:docPr id="35" name="Рисунок 35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"https://gitlab.satel.org/wui/dealing-console-ui/-/commit/8838e5eeaeada2e7a0ff51b9b1ce95f6cb7b4476"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WUI-4207 Исправить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конфигурацию запуска в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dev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режиме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6CAB362A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6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7F49D500" w14:textId="69D83591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5548F7E6" wp14:editId="7C692C5F">
            <wp:extent cx="152400" cy="152400"/>
            <wp:effectExtent l="0" t="0" r="0" b="0"/>
            <wp:docPr id="34" name="Рисунок 34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"https://gitlab.satel.org/wui/dealing-console-ui/-/commit/8b93a284682f95664e37aa354a818240531d9bcd"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WUI-4207 Исправить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конфигурацию запуска в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dev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режиме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4E7D68FF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7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3C31CC30" w14:textId="1BF1984B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6B5B0E7D" wp14:editId="0BF6F3BF">
            <wp:extent cx="152400" cy="152400"/>
            <wp:effectExtent l="0" t="0" r="0" b="0"/>
            <wp:docPr id="33" name="Рисунок 33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"https://gitlab.satel.org/wui/dealing-system/dealing-console-ui/-/commit/8838e5eeaeada2e7a0ff51b9b1ce95f6cb7b4476"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Commit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WUI-4207 Исправить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конфигурацию запуска в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dev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режиме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5D732733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8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25B3C099" w14:textId="5E18E64D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w:drawing>
          <wp:inline distT="0" distB="0" distL="0" distR="0" wp14:anchorId="1F47CCBF" wp14:editId="77CF1300">
            <wp:extent cx="152400" cy="152400"/>
            <wp:effectExtent l="0" t="0" r="0" b="0"/>
            <wp:docPr id="32" name="Рисунок 32" descr="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itLab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"https://gitlab.satel.org/wui/dealing-console-ui/-/merge_requests/36"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Merge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request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- </w:t>
      </w:r>
      <w:proofErr w:type="gram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WUI-4207 Исправить</w:t>
      </w:r>
      <w:proofErr w:type="gram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конфигурацию запуска в </w:t>
      </w:r>
      <w:proofErr w:type="spellStart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dev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 режиме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</w:p>
    <w:p w14:paraId="7BF064BA" w14:textId="77777777" w:rsidR="00B203B6" w:rsidRPr="00B203B6" w:rsidRDefault="00B203B6" w:rsidP="00B203B6">
      <w:pPr>
        <w:pBdr>
          <w:bottom w:val="single" w:sz="6" w:space="0" w:color="DFE1E5"/>
        </w:pBdr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79" w:tooltip="Удалить эту связь" w:history="1">
        <w:r w:rsidRPr="00B203B6">
          <w:rPr>
            <w:rFonts w:ascii="Segoe UI" w:eastAsia="Times New Roman" w:hAnsi="Segoe UI" w:cs="Segoe UI"/>
            <w:color w:val="42526E"/>
            <w:sz w:val="2"/>
            <w:szCs w:val="2"/>
            <w:u w:val="single"/>
            <w:bdr w:val="none" w:sz="0" w:space="0" w:color="auto" w:frame="1"/>
            <w:lang w:eastAsia="ru-RU"/>
          </w:rPr>
          <w:t>Удалить эту связь</w:t>
        </w:r>
      </w:hyperlink>
    </w:p>
    <w:p w14:paraId="505527C9" w14:textId="77777777" w:rsidR="00B203B6" w:rsidRPr="00B203B6" w:rsidRDefault="00B203B6" w:rsidP="00B203B6">
      <w:pPr>
        <w:numPr>
          <w:ilvl w:val="0"/>
          <w:numId w:val="37"/>
        </w:numPr>
        <w:shd w:val="clear" w:color="auto" w:fill="FFFFFF"/>
        <w:spacing w:after="0" w:line="240" w:lineRule="auto"/>
        <w:ind w:left="6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0" w:tooltip="Настройки Структуры на странице задачи" w:history="1">
        <w:r w:rsidRPr="00B203B6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eastAsia="ru-RU"/>
          </w:rPr>
          <w:t>Настройка структуры</w:t>
        </w:r>
      </w:hyperlink>
    </w:p>
    <w:p w14:paraId="6DE4195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Структура</w:t>
      </w:r>
    </w:p>
    <w:p w14:paraId="62AE12B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Активность</w:t>
      </w:r>
    </w:p>
    <w:p w14:paraId="4B103811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1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Все</w:t>
        </w:r>
      </w:hyperlink>
    </w:p>
    <w:p w14:paraId="4843B240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Комментарии</w:t>
      </w:r>
    </w:p>
    <w:p w14:paraId="681A256D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2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Журнал работ</w:t>
        </w:r>
      </w:hyperlink>
    </w:p>
    <w:p w14:paraId="4E1AC12E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3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История изменений</w:t>
        </w:r>
      </w:hyperlink>
    </w:p>
    <w:p w14:paraId="7371E1D7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4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Активность</w:t>
        </w:r>
      </w:hyperlink>
    </w:p>
    <w:p w14:paraId="72F1F707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5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Переходы</w:t>
        </w:r>
      </w:hyperlink>
    </w:p>
    <w:p w14:paraId="479EC68C" w14:textId="77777777" w:rsidR="00B203B6" w:rsidRPr="00B203B6" w:rsidRDefault="00B203B6" w:rsidP="00B203B6">
      <w:pPr>
        <w:numPr>
          <w:ilvl w:val="0"/>
          <w:numId w:val="3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6" w:history="1"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Estimate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(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async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mode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)</w:t>
        </w:r>
      </w:hyperlink>
    </w:p>
    <w:p w14:paraId="3133BE3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7" w:tooltip="Порядок от меньшего к большему - Нажмите для упорядочивания по от большего к меньшему" w:history="1">
        <w:r w:rsidRPr="00B203B6">
          <w:rPr>
            <w:rFonts w:ascii="Segoe UI" w:eastAsia="Times New Roman" w:hAnsi="Segoe UI" w:cs="Segoe UI"/>
            <w:color w:val="6B778C"/>
            <w:sz w:val="2"/>
            <w:szCs w:val="2"/>
            <w:u w:val="single"/>
            <w:bdr w:val="none" w:sz="0" w:space="0" w:color="auto" w:frame="1"/>
            <w:lang w:eastAsia="ru-RU"/>
          </w:rPr>
          <w:t>Порядок от меньшего к большему - Нажмите для упорядочивания по от большего к меньшему</w:t>
        </w:r>
      </w:hyperlink>
    </w:p>
    <w:p w14:paraId="2914A676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8" w:anchor="comment-457844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1842C0FB" w14:textId="17DD5E35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89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mc:AlternateContent>
            <mc:Choice Requires="wps">
              <w:drawing>
                <wp:inline distT="0" distB="0" distL="0" distR="0" wp14:anchorId="20866E44" wp14:editId="5D3A1250">
                  <wp:extent cx="304800" cy="304800"/>
                  <wp:effectExtent l="0" t="0" r="0" b="0"/>
                  <wp:docPr id="31" name="Прямоугольник 31" descr="g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A21BA9F" id="Прямоугольник 31" o:spid="_x0000_s1026" alt="g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QuD+v&#10;FgIAAOMDAAAOAAAAAAAAAAAAAAAAAC4CAABkcnMvZTJvRG9jLnhtbFBLAQItABQABgAIAAAAIQBM&#10;oOks2AAAAAMBAAAPAAAAAAAAAAAAAAAAAHAEAABkcnMvZG93bnJldi54bWxQSwUGAAAAAAQABADz&#10;AAAAdQU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Jira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Bot</w:t>
        </w:r>
        <w:proofErr w:type="spellEnd"/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- 19/мар/26 16:12</w:t>
      </w:r>
    </w:p>
    <w:p w14:paraId="53F214E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hyperlink r:id="rId190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Соколов</w:t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 xml:space="preserve"> </w:t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Дмитрий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mentioned this issue in </w:t>
      </w:r>
      <w:hyperlink r:id="rId191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>a merge request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of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begin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instrText xml:space="preserve"> HYPERLINK "https://gitlab.satel.org/wui/dealing-console-ui" \t "_blank" </w:instrTex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separate"/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>wui</w:t>
      </w:r>
      <w:proofErr w:type="spellEnd"/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 xml:space="preserve"> / 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Дилинговый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val="en-US" w:eastAsia="ru-RU"/>
        </w:rPr>
        <w:t xml:space="preserve"> </w:t>
      </w:r>
      <w:r w:rsidRPr="00B203B6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пульт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fldChar w:fldCharType="end"/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 on branch </w:t>
      </w:r>
      <w:hyperlink r:id="rId192" w:tgtFrame="_blank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en-US" w:eastAsia="ru-RU"/>
          </w:rPr>
          <w:t>service-task/WUI-4207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</w:t>
      </w:r>
    </w:p>
    <w:p w14:paraId="0919CDB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hyperlink r:id="rId193" w:tooltip="Исправить конфигурацию запуска в dev режиме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WUI-4207</w:t>
        </w:r>
      </w:hyperlink>
      <w:r w:rsidRPr="00B203B6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 xml:space="preserve"> Исправить конфигурацию запуска в </w:t>
      </w:r>
      <w:proofErr w:type="spellStart"/>
      <w:r w:rsidRPr="00B203B6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dev</w:t>
      </w:r>
      <w:proofErr w:type="spellEnd"/>
      <w:r w:rsidRPr="00B203B6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 xml:space="preserve"> режиме</w:t>
      </w:r>
    </w:p>
    <w:p w14:paraId="3DF4FA55" w14:textId="77777777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94" w:anchor="comment-457848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195" w:tooltip="Редактировать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Редактировать</w:t>
        </w:r>
      </w:hyperlink>
    </w:p>
    <w:p w14:paraId="7A347275" w14:textId="108091DD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196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6040E6FD" wp14:editId="7E835C80">
              <wp:extent cx="152400" cy="152400"/>
              <wp:effectExtent l="0" t="0" r="0" b="0"/>
              <wp:docPr id="30" name="Рисунок 30" descr="d.sokolo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7" descr="d.sokolo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Соколов Дмитрий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- 19/мар/26 16:15</w:t>
      </w:r>
    </w:p>
    <w:p w14:paraId="4917DBB4" w14:textId="77777777" w:rsidR="00B203B6" w:rsidRPr="00B203B6" w:rsidRDefault="00B203B6" w:rsidP="00B203B6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Что сделано</w:t>
      </w:r>
    </w:p>
    <w:p w14:paraId="33546321" w14:textId="77777777" w:rsidR="00B203B6" w:rsidRPr="00B203B6" w:rsidRDefault="00B203B6" w:rsidP="00B203B6">
      <w:pPr>
        <w:numPr>
          <w:ilvl w:val="0"/>
          <w:numId w:val="39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Доработана конфигурация сборки и окружений.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Вынесены адреса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backend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-серверов 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env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-файлы, добавлены отдельные конфигурации для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и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stage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vite.config.ts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переведен на чтение переменных через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loadEnv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убран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хардкод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target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-серверов из конфига. Также синхронизирована логика формирования URL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в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src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shared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url-helper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index.ts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чтобы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dev-server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runtime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использовали один источник настроек. В </w:t>
      </w:r>
      <w:proofErr w:type="spellStart"/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package.json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убраны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захардкоженные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адреса для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Electron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-сборки, поэтому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web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electron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сборка теперь берут сервер из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env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без ручного редактирования скриптов.</w:t>
      </w:r>
    </w:p>
    <w:p w14:paraId="476BC18E" w14:textId="77777777" w:rsidR="00B203B6" w:rsidRPr="00B203B6" w:rsidRDefault="00B203B6" w:rsidP="00B203B6">
      <w:pPr>
        <w:numPr>
          <w:ilvl w:val="0"/>
          <w:numId w:val="40"/>
        </w:numPr>
        <w:shd w:val="clear" w:color="auto" w:fill="F4F5F7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Исправлена форма авторизации.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Переработана логика страницы логина и компонента формы: состояние логина/пароля и флаг отправки вынесены в родительский компонент, убран лишний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useForm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14:paraId="0C3BCCA4" w14:textId="1F5AE0BF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2EABB2C" wp14:editId="2E2011E2">
                <wp:extent cx="304800" cy="304800"/>
                <wp:effectExtent l="0" t="0" r="0" b="0"/>
                <wp:docPr id="41" name="Прямоугольник 41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61051" id="Прямоугольник 41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K8v6DF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6D265EB5" w14:textId="77777777" w:rsidR="00B203B6" w:rsidRPr="00B203B6" w:rsidRDefault="00B203B6" w:rsidP="00B203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97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740C2941" w14:textId="77777777" w:rsidR="00B203B6" w:rsidRPr="00B203B6" w:rsidRDefault="00B203B6" w:rsidP="00B203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98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WUI-3786</w:t>
        </w:r>
      </w:hyperlink>
    </w:p>
    <w:p w14:paraId="1197AB36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ПСБ [SD91024] Заявка на доработки управлением микрофоном (Режим PTT). Часть 1</w:t>
      </w:r>
    </w:p>
    <w:p w14:paraId="028FEF3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99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66D7E398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0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0343324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1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0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43ECF2D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Ожидает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0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20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20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20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to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development</w:t>
        </w:r>
      </w:hyperlink>
      <w:hyperlink r:id="rId20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к тестированию</w:t>
        </w:r>
      </w:hyperlink>
    </w:p>
    <w:p w14:paraId="742DC1A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0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A6C264D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420615A4" w14:textId="02ADEC2A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21B80F8" wp14:editId="049C7E82">
                <wp:extent cx="152400" cy="152400"/>
                <wp:effectExtent l="0" t="0" r="0" b="0"/>
                <wp:docPr id="40" name="Прямоугольни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572DC" id="Прямоугольник 4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wcRiLg4CAADX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7E78FADB" w14:textId="77777777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210" w:tooltip="WebPortal: WUI-3786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23CB24D" w14:textId="4D382F43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642F78D7" wp14:editId="581C355E">
                <wp:extent cx="152400" cy="152400"/>
                <wp:effectExtent l="0" t="0" r="0" b="0"/>
                <wp:docPr id="39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4FAD6" id="Прямоугольник 3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ChblaK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6D90E87F" w14:textId="77777777" w:rsidR="00B203B6" w:rsidRPr="00B203B6" w:rsidRDefault="00B203B6" w:rsidP="00B203B6">
      <w:pPr>
        <w:numPr>
          <w:ilvl w:val="0"/>
          <w:numId w:val="4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6B3436A3" w14:textId="77777777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Затронуты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4D210EB7" w14:textId="77777777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211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083E53EE" w14:textId="77777777" w:rsidR="00B203B6" w:rsidRPr="00B203B6" w:rsidRDefault="00B203B6" w:rsidP="00B203B6">
      <w:pPr>
        <w:numPr>
          <w:ilvl w:val="0"/>
          <w:numId w:val="4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212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5A2695F2" w14:textId="77777777" w:rsidR="00B203B6" w:rsidRPr="00B203B6" w:rsidRDefault="00B203B6" w:rsidP="00B203B6">
      <w:pPr>
        <w:numPr>
          <w:ilvl w:val="0"/>
          <w:numId w:val="4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5533F8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35B8027E" w14:textId="77777777" w:rsidR="00B203B6" w:rsidRPr="00B203B6" w:rsidRDefault="00B203B6" w:rsidP="00B203B6">
      <w:pPr>
        <w:numPr>
          <w:ilvl w:val="0"/>
          <w:numId w:val="4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6F44725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2FE25F66" w14:textId="77777777" w:rsidR="00B203B6" w:rsidRPr="00B203B6" w:rsidRDefault="00B203B6" w:rsidP="00B203B6">
      <w:pPr>
        <w:numPr>
          <w:ilvl w:val="0"/>
          <w:numId w:val="4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1A729B1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39B5267D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75924E6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Добрый день.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Информация от заказчика ПСБ ПРОМСВЯЗЬБАНК (ПУЛЬТ):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Коллеги, пользователи АТС IPC, кто пользуется завешенными вызовами, настойчиво просят доработать управление микрофоном для завешенных вызовов.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Два независимых пожелания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1. чтоб большая кнопка "микрофон" в режиме рации (РТТ) включала микрофон не всем завешенным вызовам, а только выбранному в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настойщий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момент (и синхронизировать соответствующее состояние микрофона и пиктограмм завешенных вызовов в части работы микрофона).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del w:id="0" w:author="Unknown">
        <w:r w:rsidRPr="00B203B6">
          <w:rPr>
            <w:rFonts w:ascii="Segoe UI" w:eastAsia="Times New Roman" w:hAnsi="Segoe UI" w:cs="Segoe UI"/>
            <w:color w:val="172B4D"/>
            <w:sz w:val="21"/>
            <w:szCs w:val="21"/>
            <w:lang w:eastAsia="ru-RU"/>
          </w:rPr>
          <w:delText>2. задействовать кнопки клавиш линий для управления микрофоном завешенных вызовов или групп завешенных вызовов. К примеру верхняя первая кнопка управляет крайним левым верхним завешенным, вторая - крайним левым вторым сверху завешенным и тд. Для групп завешенных вызовов можно сделать маппинг один-в-один сверху вниз.</w:delText>
        </w:r>
      </w:del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14:paraId="703BBFF8" w14:textId="57F40D8B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CD066E9" wp14:editId="60A29326">
                <wp:extent cx="304800" cy="304800"/>
                <wp:effectExtent l="0" t="0" r="0" b="0"/>
                <wp:docPr id="44" name="Прямоугольник 44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81F22" id="Прямоугольник 44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yx14m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3F407B04" w14:textId="77777777" w:rsidR="00B203B6" w:rsidRPr="00B203B6" w:rsidRDefault="00B203B6" w:rsidP="00B203B6">
      <w:pPr>
        <w:numPr>
          <w:ilvl w:val="0"/>
          <w:numId w:val="4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3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27BC0DEA" w14:textId="77777777" w:rsidR="00B203B6" w:rsidRPr="00B203B6" w:rsidRDefault="00B203B6" w:rsidP="00B203B6">
      <w:pPr>
        <w:numPr>
          <w:ilvl w:val="0"/>
          <w:numId w:val="4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4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WUI-3518</w:t>
        </w:r>
      </w:hyperlink>
    </w:p>
    <w:p w14:paraId="746E8C17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lastRenderedPageBreak/>
        <w:t>Автоматическое заполнение списка пользовательских устройств</w:t>
      </w:r>
    </w:p>
    <w:p w14:paraId="5001568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5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5E6047F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6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2EB6866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17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1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2B501BC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21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2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  <w:proofErr w:type="spellEnd"/>
      </w:hyperlink>
      <w:hyperlink r:id="rId22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 xml:space="preserve">More Info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>Required</w:t>
        </w:r>
      </w:hyperlink>
      <w:hyperlink r:id="rId22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>Analysis</w:t>
        </w:r>
      </w:hyperlink>
      <w:hyperlink r:id="rId22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>back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 xml:space="preserve"> to development</w:t>
        </w:r>
      </w:hyperlink>
      <w:hyperlink r:id="rId22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Готово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 xml:space="preserve"> 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val="en-US" w:eastAsia="ru-RU"/>
          </w:rPr>
          <w:t xml:space="preserve"> 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тестированию</w:t>
        </w:r>
      </w:hyperlink>
    </w:p>
    <w:p w14:paraId="3B4677C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val="en-US"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96D3ED9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0F10B77E" w14:textId="64100346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208E9CA" wp14:editId="3B7A760F">
                <wp:extent cx="152400" cy="152400"/>
                <wp:effectExtent l="0" t="0" r="0" b="0"/>
                <wp:docPr id="43" name="Прямоугольни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42CF9" id="Прямоугольник 4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Bm3IWm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0F5C1A25" w14:textId="77777777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Completed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226" w:tooltip="WebPortal: WUI-351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B63A7D9" w14:textId="6383DF28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AFDA8A5" wp14:editId="5E043C22">
                <wp:extent cx="152400" cy="152400"/>
                <wp:effectExtent l="0" t="0" r="0" b="0"/>
                <wp:docPr id="42" name="Прямоугольни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02C47" id="Прямоугольник 4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MQpCGg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192B28B2" w14:textId="77777777" w:rsidR="00B203B6" w:rsidRPr="00B203B6" w:rsidRDefault="00B203B6" w:rsidP="00B203B6">
      <w:pPr>
        <w:numPr>
          <w:ilvl w:val="0"/>
          <w:numId w:val="4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27C4E79E" w14:textId="77777777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2.8.7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47F65FA8" w14:textId="77777777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227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51C07FE7" w14:textId="77777777" w:rsidR="00B203B6" w:rsidRPr="00B203B6" w:rsidRDefault="00B203B6" w:rsidP="00B203B6">
      <w:pPr>
        <w:numPr>
          <w:ilvl w:val="0"/>
          <w:numId w:val="4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228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60F7B2E2" w14:textId="77777777" w:rsidR="00B203B6" w:rsidRPr="00B203B6" w:rsidRDefault="00B203B6" w:rsidP="00B203B6">
      <w:pPr>
        <w:numPr>
          <w:ilvl w:val="0"/>
          <w:numId w:val="4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9966C8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3ACD79FD" w14:textId="77777777" w:rsidR="00B203B6" w:rsidRPr="00B203B6" w:rsidRDefault="00B203B6" w:rsidP="00B203B6">
      <w:pPr>
        <w:numPr>
          <w:ilvl w:val="0"/>
          <w:numId w:val="4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77CDB2AD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294C99E6" w14:textId="77777777" w:rsidR="00B203B6" w:rsidRPr="00B203B6" w:rsidRDefault="00B203B6" w:rsidP="00B203B6">
      <w:pPr>
        <w:numPr>
          <w:ilvl w:val="0"/>
          <w:numId w:val="4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7AB8DA8D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20A556CD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01FFA87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Предлагаю при первом запуске автоматически создавать стандартные наборы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пользвательских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устройств. Аудио устройства уже сопоставлены со своими модулями и их положением в JSON от пульта.</w:t>
      </w:r>
    </w:p>
    <w:p w14:paraId="47EE2389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Также предлагаю скрывать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Outputs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от модулей типа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goose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т.к. никакого выхода (динамика) на самом деле у этого типа модуля нет.</w:t>
      </w:r>
    </w:p>
    <w:p w14:paraId="15D61DDC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Ещё момент - кажись пиктограммы для тестов микрофона и динамика не соответствуют своей сути. У теста микрофона пиктограмма динамика, а у теста динамиков пиктограмма колонки.</w:t>
      </w:r>
    </w:p>
    <w:p w14:paraId="3C52C58C" w14:textId="59DE5E79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34A7FCE" wp14:editId="3B30CABC">
                <wp:extent cx="304800" cy="304800"/>
                <wp:effectExtent l="0" t="0" r="0" b="0"/>
                <wp:docPr id="52" name="Прямоугольник 52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DAC8C" id="Прямоугольник 52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18/IhF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4E716E04" w14:textId="77777777" w:rsidR="00B203B6" w:rsidRPr="00B203B6" w:rsidRDefault="00B203B6" w:rsidP="00B203B6">
      <w:pPr>
        <w:numPr>
          <w:ilvl w:val="0"/>
          <w:numId w:val="4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29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70966757" w14:textId="77777777" w:rsidR="00B203B6" w:rsidRPr="00B203B6" w:rsidRDefault="00B203B6" w:rsidP="00B203B6">
      <w:pPr>
        <w:numPr>
          <w:ilvl w:val="0"/>
          <w:numId w:val="4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0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WUI-3643</w:t>
        </w:r>
      </w:hyperlink>
    </w:p>
    <w:p w14:paraId="55077748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Добавить возможность регистрации нескольких SIP аккаунтов с одного пульта</w:t>
      </w:r>
    </w:p>
    <w:p w14:paraId="1A77D69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1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0270BCC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2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3A07925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3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3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4F85B7D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3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23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3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23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23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24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57EBD38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4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D1FDDDC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1A8EEA49" w14:textId="7D8002AA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C15A56D" wp14:editId="09BB9CEE">
                <wp:extent cx="152400" cy="152400"/>
                <wp:effectExtent l="0" t="0" r="0" b="0"/>
                <wp:docPr id="51" name="Прямоугольник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B78FC" id="Прямоугольник 5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Un752A4CAADX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77BEB02F" w14:textId="77777777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242" w:tooltip="WebPortal: WUI-3643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6979E7B8" w14:textId="4D60E50E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lastRenderedPageBreak/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45782B27" wp14:editId="13D78047">
                <wp:extent cx="152400" cy="152400"/>
                <wp:effectExtent l="0" t="0" r="0" b="0"/>
                <wp:docPr id="50" name="Прямоугольни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458BC" id="Прямоугольник 5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04BB665F" w14:textId="77777777" w:rsidR="00B203B6" w:rsidRPr="00B203B6" w:rsidRDefault="00B203B6" w:rsidP="00B203B6">
      <w:pPr>
        <w:numPr>
          <w:ilvl w:val="0"/>
          <w:numId w:val="48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24530CE6" w14:textId="77777777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2.8.11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2122AAD9" w14:textId="77777777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243" w:tooltip="3.0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3.0.0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4A0111C3" w14:textId="77777777" w:rsidR="00B203B6" w:rsidRPr="00B203B6" w:rsidRDefault="00B203B6" w:rsidP="00B203B6">
      <w:pPr>
        <w:numPr>
          <w:ilvl w:val="0"/>
          <w:numId w:val="48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244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261331E5" w14:textId="77777777" w:rsidR="00B203B6" w:rsidRPr="00B203B6" w:rsidRDefault="00B203B6" w:rsidP="00B203B6">
      <w:pPr>
        <w:numPr>
          <w:ilvl w:val="0"/>
          <w:numId w:val="48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496DDFA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172AE69D" w14:textId="77777777" w:rsidR="00B203B6" w:rsidRPr="00B203B6" w:rsidRDefault="00B203B6" w:rsidP="00B203B6">
      <w:pPr>
        <w:numPr>
          <w:ilvl w:val="0"/>
          <w:numId w:val="4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63DDC4B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DCF81DB" w14:textId="77777777" w:rsidR="00B203B6" w:rsidRPr="00B203B6" w:rsidRDefault="00B203B6" w:rsidP="00B203B6">
      <w:pPr>
        <w:numPr>
          <w:ilvl w:val="0"/>
          <w:numId w:val="4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CB59A4F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4DED83D1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2BE6CED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Есть пользователь А и пользователь Б. Пользователь А должен видеть, кто звонит пользователю Б и по надобности ответить на звонок, так же и пользователь Б должен видеть, кто звонит пользователю А и по надобности ответить на вызов.</w:t>
      </w:r>
    </w:p>
    <w:p w14:paraId="5099760E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то есть в первую очередь речь про отображение в очереди вызовов для нескольких регистраций с разных номеров</w:t>
      </w:r>
    </w:p>
    <w:p w14:paraId="2A52C52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44629A13" w14:textId="77777777" w:rsidR="00B203B6" w:rsidRPr="00B203B6" w:rsidRDefault="00B203B6" w:rsidP="00B203B6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</w:p>
    <w:p w14:paraId="15BD9F20" w14:textId="77777777" w:rsidR="00B203B6" w:rsidRPr="00B203B6" w:rsidRDefault="00B203B6" w:rsidP="00B203B6">
      <w:pPr>
        <w:numPr>
          <w:ilvl w:val="0"/>
          <w:numId w:val="50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inherit" w:eastAsia="Times New Roman" w:hAnsi="inherit" w:cs="Segoe UI"/>
          <w:color w:val="344563"/>
          <w:sz w:val="18"/>
          <w:szCs w:val="18"/>
          <w:lang w:eastAsia="ru-RU"/>
        </w:rPr>
      </w:pPr>
      <w:r w:rsidRPr="00B203B6">
        <w:rPr>
          <w:rFonts w:ascii="inherit" w:eastAsia="Times New Roman" w:hAnsi="inherit" w:cs="Segoe UI"/>
          <w:color w:val="344563"/>
          <w:sz w:val="2"/>
          <w:szCs w:val="2"/>
          <w:bdr w:val="none" w:sz="0" w:space="0" w:color="auto" w:frame="1"/>
          <w:lang w:eastAsia="ru-RU"/>
        </w:rPr>
        <w:t>Опции</w:t>
      </w:r>
    </w:p>
    <w:p w14:paraId="268E4866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Вложенные файлы</w:t>
      </w:r>
    </w:p>
    <w:p w14:paraId="3B7C2641" w14:textId="77777777" w:rsidR="00B203B6" w:rsidRPr="00B203B6" w:rsidRDefault="00B203B6" w:rsidP="00B203B6">
      <w:pPr>
        <w:spacing w:after="0" w:line="240" w:lineRule="auto"/>
        <w:jc w:val="center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Перенесите файлы, чтобы прикрепить, или обзор.</w:t>
      </w:r>
    </w:p>
    <w:p w14:paraId="24D4641B" w14:textId="77777777" w:rsidR="00B203B6" w:rsidRPr="00B203B6" w:rsidRDefault="00B203B6" w:rsidP="00B203B6">
      <w:pPr>
        <w:numPr>
          <w:ilvl w:val="0"/>
          <w:numId w:val="51"/>
        </w:numPr>
        <w:shd w:val="clear" w:color="auto" w:fill="FFFFFF"/>
        <w:spacing w:after="0" w:line="240" w:lineRule="auto"/>
        <w:ind w:left="6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5" w:tooltip="Настройки Структуры на странице задачи" w:history="1">
        <w:r w:rsidRPr="00B203B6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eastAsia="ru-RU"/>
          </w:rPr>
          <w:t>Настройка структуры</w:t>
        </w:r>
      </w:hyperlink>
    </w:p>
    <w:p w14:paraId="03112725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Структура</w:t>
      </w:r>
    </w:p>
    <w:p w14:paraId="441766EC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Активность</w:t>
      </w:r>
    </w:p>
    <w:p w14:paraId="50D43338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6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Все</w:t>
        </w:r>
      </w:hyperlink>
    </w:p>
    <w:p w14:paraId="77BDC0C2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Комментарии</w:t>
      </w:r>
    </w:p>
    <w:p w14:paraId="4598D560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7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Журнал работ</w:t>
        </w:r>
      </w:hyperlink>
    </w:p>
    <w:p w14:paraId="133EAA4E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8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История изменений</w:t>
        </w:r>
      </w:hyperlink>
    </w:p>
    <w:p w14:paraId="6618316C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9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Активность</w:t>
        </w:r>
      </w:hyperlink>
    </w:p>
    <w:p w14:paraId="492CFA30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0" w:history="1"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Переходы</w:t>
        </w:r>
      </w:hyperlink>
    </w:p>
    <w:p w14:paraId="5D86EA3D" w14:textId="77777777" w:rsidR="00B203B6" w:rsidRPr="00B203B6" w:rsidRDefault="00B203B6" w:rsidP="00B203B6">
      <w:pPr>
        <w:numPr>
          <w:ilvl w:val="0"/>
          <w:numId w:val="5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1" w:history="1"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Estimate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(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async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mode</w:t>
        </w:r>
        <w:proofErr w:type="spellEnd"/>
        <w:r w:rsidRPr="00B203B6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eastAsia="ru-RU"/>
          </w:rPr>
          <w:t>)</w:t>
        </w:r>
      </w:hyperlink>
    </w:p>
    <w:p w14:paraId="1BD5081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2" w:tooltip="Порядок от меньшего к большему - Нажмите для упорядочивания по от большего к меньшему" w:history="1">
        <w:r w:rsidRPr="00B203B6">
          <w:rPr>
            <w:rFonts w:ascii="Segoe UI" w:eastAsia="Times New Roman" w:hAnsi="Segoe UI" w:cs="Segoe UI"/>
            <w:color w:val="6B778C"/>
            <w:sz w:val="2"/>
            <w:szCs w:val="2"/>
            <w:u w:val="single"/>
            <w:bdr w:val="none" w:sz="0" w:space="0" w:color="auto" w:frame="1"/>
            <w:lang w:eastAsia="ru-RU"/>
          </w:rPr>
          <w:t>Порядок от меньшего к большему - Нажмите для упорядочивания по от большего к меньшему</w:t>
        </w:r>
      </w:hyperlink>
    </w:p>
    <w:p w14:paraId="56A443B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3" w:anchor="comment-439301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76C63910" w14:textId="7D0F3EDA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4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mc:AlternateContent>
            <mc:Choice Requires="wps">
              <w:drawing>
                <wp:inline distT="0" distB="0" distL="0" distR="0" wp14:anchorId="2E1C5EDF" wp14:editId="5CAD3D23">
                  <wp:extent cx="304800" cy="304800"/>
                  <wp:effectExtent l="0" t="0" r="0" b="0"/>
                  <wp:docPr id="49" name="Прямоугольник 49" descr="ermak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54D6DFA" id="Прямоугольник 49" o:spid="_x0000_s1026" alt="ermak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F&#10;1Ay2GQIAAOcDAAAOAAAAAAAAAAAAAAAAAC4CAABkcnMvZTJvRG9jLnhtbFBLAQItABQABgAIAAAA&#10;IQBMoOks2AAAAAMBAAAPAAAAAAAAAAAAAAAAAHMEAABkcnMvZG93bnJldi54bWxQSwUGAAAAAAQA&#10;BADzAAAAeAUAAAAA&#10;" filled="f" stroked="f">
                  <o:lock v:ext="edit" aspectratio="t"/>
                  <w10:anchorlock/>
                </v:rect>
              </w:pict>
            </mc:Fallback>
          </mc:AlternateContent>
        </w:r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Ермаков Александр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- 28/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янв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13:41</w:t>
      </w:r>
    </w:p>
    <w:p w14:paraId="2D88118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5" w:history="1"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Митричев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ответ от заказчика:</w:t>
      </w:r>
    </w:p>
    <w:p w14:paraId="58142A8C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Подтягивать контакты и прочее с дополнительных линий (их может быть несколько) не нужно. Т.е. есть основной аккаунт (линия), для которого все это загружается и дополнительные, для которых это не требуется.</w:t>
      </w:r>
    </w:p>
    <w:p w14:paraId="18B12EE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6" w:anchor="comment-440380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606118ED" w14:textId="12928A91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7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1170537A" wp14:editId="08D5F131">
              <wp:extent cx="152400" cy="152400"/>
              <wp:effectExtent l="0" t="0" r="0" b="0"/>
              <wp:docPr id="48" name="Рисунок 48" descr="mitriche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3" descr="mitriche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Митричев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- 30/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янв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16:18</w:t>
      </w:r>
    </w:p>
    <w:p w14:paraId="0806211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Ермаков Александр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спасибо.</w:t>
      </w:r>
    </w:p>
    <w:p w14:paraId="6E30B696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пока ориентируемся на такую реализацию:</w:t>
      </w:r>
    </w:p>
    <w:p w14:paraId="5DD99805" w14:textId="77777777" w:rsidR="00B203B6" w:rsidRPr="00B203B6" w:rsidRDefault="00B203B6" w:rsidP="00B203B6">
      <w:pPr>
        <w:numPr>
          <w:ilvl w:val="0"/>
          <w:numId w:val="53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абонент может добавлять SIP-аккаунты, указав логин/пароль (токен)/адрес-сервера и проходить SIP-регистрацию в интерфейсе пульта. абонент будет видеть список добавленных аккаунтов и иметь возможность их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вкл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выкл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а также наблюдать статус регистрации</w:t>
      </w:r>
    </w:p>
    <w:p w14:paraId="7FA9D7A5" w14:textId="77777777" w:rsidR="00B203B6" w:rsidRPr="00B203B6" w:rsidRDefault="00B203B6" w:rsidP="00B203B6">
      <w:pPr>
        <w:numPr>
          <w:ilvl w:val="0"/>
          <w:numId w:val="53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данные о доп. аккаунтах будут храниться на РТУ или на клиенте (пульте)</w:t>
      </w:r>
    </w:p>
    <w:p w14:paraId="31C2E15C" w14:textId="77777777" w:rsidR="00B203B6" w:rsidRPr="00B203B6" w:rsidRDefault="00B203B6" w:rsidP="00B203B6">
      <w:pPr>
        <w:numPr>
          <w:ilvl w:val="0"/>
          <w:numId w:val="53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блок очередь вызовов будет содержать информацию о входящих/исходящих вызовах на доп. аккаунтах, они будут помечены специальным образом, чтобы их можно было различать между собой. эти вызовы будут работать как и обычные p2p вызовы: прием, отклонение,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холд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мьют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 xml:space="preserve">ответ с выбранным девайсом, переадресация на номер указанный в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диалпаде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рефер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пойдет на SIP сервер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доп.аккаунта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1C4C492F" w14:textId="77777777" w:rsidR="00B203B6" w:rsidRPr="00B203B6" w:rsidRDefault="00B203B6" w:rsidP="00B203B6">
      <w:pPr>
        <w:numPr>
          <w:ilvl w:val="0"/>
          <w:numId w:val="53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при наборе номера в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диалпаде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можно будет выбрать, с какого терминала пойдет вызов</w:t>
      </w:r>
    </w:p>
    <w:p w14:paraId="35A063D8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нужно уточнить, какие у заказчика будут использоваться станции, чтобы заранее убедиться, какой объем функций телефонии мы сможем в рамках их подключения поддержать. До этого момента полный объем функционала гарантируется только при работе с несколькими станциями РТУ.</w:t>
      </w:r>
    </w:p>
    <w:p w14:paraId="6523322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59" w:anchor="comment-466923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1247F676" w14:textId="42B1AA3E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0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1D3F2738" wp14:editId="3E39990F">
              <wp:extent cx="152400" cy="152400"/>
              <wp:effectExtent l="0" t="0" r="0" b="0"/>
              <wp:docPr id="47" name="Рисунок 47" descr="mitriche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4" descr="mitriche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Митричев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- 14/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апр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16:18</w:t>
      </w:r>
    </w:p>
    <w:p w14:paraId="6DC6BCB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1" w:history="1"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Апряткин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здесь нужна аналогичная с СОДС история, где может быть несколько дополнительных SIP аккаунтов добавлено с учетом моего предыдущего комментария</w:t>
      </w:r>
    </w:p>
    <w:p w14:paraId="7C43C7D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2" w:anchor="comment-466925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4F56AF5D" w14:textId="0640B0E3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3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1AD05627" wp14:editId="07092E45">
              <wp:extent cx="152400" cy="152400"/>
              <wp:effectExtent l="0" t="0" r="0" b="0"/>
              <wp:docPr id="46" name="Рисунок 46" descr="apryatki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5" descr="apryatkin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Апряткин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- 14/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апр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/26 16:24</w:t>
      </w:r>
    </w:p>
    <w:p w14:paraId="4B92736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4" w:history="1"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Митричев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Принято в разработку</w:t>
      </w:r>
    </w:p>
    <w:p w14:paraId="4C62107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5" w:anchor="comment-469869" w:tooltip="Для сохранения постоянной ссылки на этот комментарий, кликните правой кнопкой мыши и выберите сохранить ссылку." w:history="1">
        <w:r w:rsidRPr="00B203B6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Постоянная ссылка</w:t>
        </w:r>
      </w:hyperlink>
    </w:p>
    <w:p w14:paraId="691F2542" w14:textId="48E706C4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66" w:history="1">
        <w:r w:rsidRPr="00B203B6">
          <w:rPr>
            <w:rFonts w:ascii="Segoe UI" w:eastAsia="Times New Roman" w:hAnsi="Segoe UI" w:cs="Segoe UI"/>
            <w:noProof/>
            <w:color w:val="0052CC"/>
            <w:sz w:val="21"/>
            <w:szCs w:val="21"/>
            <w:lang w:eastAsia="ru-RU"/>
          </w:rPr>
          <w:drawing>
            <wp:inline distT="0" distB="0" distL="0" distR="0" wp14:anchorId="4585E298" wp14:editId="0DF9F2DF">
              <wp:extent cx="152400" cy="152400"/>
              <wp:effectExtent l="0" t="0" r="0" b="0"/>
              <wp:docPr id="45" name="Рисунок 45" descr="mitrichev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6" descr="mitrichev"/>
                      <pic:cNvPicPr>
                        <a:picLocks noChangeAspect="1" noChangeArrowheads="1"/>
                      </pic:cNvPicPr>
                    </pic:nvPicPr>
                    <pic:blipFill>
                      <a:blip r:embed="rId5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Митричев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Сергей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добавил(а) комментарий - 4 д. назад</w:t>
      </w:r>
    </w:p>
    <w:p w14:paraId="6AE5485D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эта задача по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шаренным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линиям, фактически. </w:t>
      </w:r>
    </w:p>
    <w:p w14:paraId="79160D7F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порядок такой:</w:t>
      </w:r>
    </w:p>
    <w:p w14:paraId="5E10A8C3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получить с РТУ список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шаренных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номеров, их терминалов и емкостей</w:t>
      </w:r>
    </w:p>
    <w:p w14:paraId="402722C5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 виджете линий - дать возможность добавить один из номеров. Одну линию можно добавить столько раз, сколько у нее емкость позволяет.</w:t>
      </w:r>
    </w:p>
    <w:p w14:paraId="386DC8EB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после добавления линии по номеру выполняется SIP регистрация (один раз на номер), для возможности получения BLF и ответа на входящий вызов</w:t>
      </w:r>
    </w:p>
    <w:p w14:paraId="66C1A1AE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по списку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шаренных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номеров принимать от РТУ BLF со статусами вызовов на линиях, отобразить этот статус на плитке линии в виджете: номер абонента, номер линии, номер второго вызова, статус вызова и "Имя" пульта, если кто-то другой принял этот вызов</w:t>
      </w:r>
    </w:p>
    <w:p w14:paraId="2D6486E6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нажатии на такую линию - выполнить ответ в режиме p2p. Послать остальным пультам системы сигнал о принятии на себя этого вызова так, чтобы у других отобразилось "Имя" пульта на кнопках линий</w:t>
      </w:r>
    </w:p>
    <w:p w14:paraId="0497F49C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другие пульты могут к линии подключиться, тогда происходит переход в режим конференции, однако визуально ничего на плитке </w:t>
      </w:r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линии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в связи с этим поменяться не должно (только индикация кол-ва подключенных и их имена)</w:t>
      </w:r>
    </w:p>
    <w:p w14:paraId="548FA9FC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отдельно реализуется приватный режим в линии - </w:t>
      </w:r>
      <w:hyperlink r:id="rId267" w:tooltip="Установка конфиденциальности на линии (private mode)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WUI-3025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14:paraId="267913EC" w14:textId="77777777" w:rsidR="00B203B6" w:rsidRPr="00B203B6" w:rsidRDefault="00B203B6" w:rsidP="00B203B6">
      <w:pPr>
        <w:numPr>
          <w:ilvl w:val="0"/>
          <w:numId w:val="54"/>
        </w:numPr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можно освободить линию путем трансфера вызова на другой номер (свой основной или другой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шаренный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C410269" w14:textId="3447817C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322DFB2" wp14:editId="6534C3C6">
                <wp:extent cx="304800" cy="304800"/>
                <wp:effectExtent l="0" t="0" r="0" b="0"/>
                <wp:docPr id="55" name="Прямоугольник 55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B8920" id="Прямоугольник 55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yG0x+l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3506256D" w14:textId="77777777" w:rsidR="00B203B6" w:rsidRPr="00B203B6" w:rsidRDefault="00B203B6" w:rsidP="00B203B6">
      <w:pPr>
        <w:numPr>
          <w:ilvl w:val="0"/>
          <w:numId w:val="5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8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47D691AD" w14:textId="77777777" w:rsidR="00B203B6" w:rsidRPr="00B203B6" w:rsidRDefault="00B203B6" w:rsidP="00B203B6">
      <w:pPr>
        <w:numPr>
          <w:ilvl w:val="0"/>
          <w:numId w:val="5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69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WUI-4279</w:t>
        </w:r>
      </w:hyperlink>
    </w:p>
    <w:p w14:paraId="0D9F73D7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Реализовать функционал вывода клавиатуры (</w:t>
      </w: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dialpad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) на видное место</w:t>
      </w:r>
    </w:p>
    <w:p w14:paraId="392BB85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0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5D4C25D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1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4D549E7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2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7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424F402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7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27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7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27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27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27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755BD4C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5EFDD4BE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4AD754C4" w14:textId="3D104B2D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Тип:</w:t>
      </w: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BECA201" wp14:editId="0613B4EB">
                <wp:extent cx="152400" cy="152400"/>
                <wp:effectExtent l="0" t="0" r="0" b="0"/>
                <wp:docPr id="54" name="Прямоугольни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F2B6A" id="Прямоугольник 5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6UaGa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</w:p>
    <w:p w14:paraId="41DBB194" w14:textId="77777777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lastRenderedPageBreak/>
        <w:t>Статус:</w:t>
      </w:r>
      <w:r w:rsidRPr="00B203B6">
        <w:rPr>
          <w:rFonts w:ascii="Times New Roman" w:eastAsia="Times New Roman" w:hAnsi="Times New Roman" w:cs="Times New Roman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hyperlink r:id="rId281" w:tooltip="WebPortal: WUI-4279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4385475" w14:textId="73B9E828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Приоритет:</w:t>
      </w: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00FE13F" wp14:editId="0B2A6038">
                <wp:extent cx="152400" cy="152400"/>
                <wp:effectExtent l="0" t="0" r="0" b="0"/>
                <wp:docPr id="53" name="Прямоугольни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328AA" id="Прямоугольник 5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BXk5Oe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</w:p>
    <w:p w14:paraId="200CD03E" w14:textId="77777777" w:rsidR="00B203B6" w:rsidRPr="00B203B6" w:rsidRDefault="00B203B6" w:rsidP="00B203B6">
      <w:pPr>
        <w:numPr>
          <w:ilvl w:val="0"/>
          <w:numId w:val="56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Решение:</w: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proofErr w:type="spellEnd"/>
      <w:proofErr w:type="gram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</w:t>
      </w:r>
    </w:p>
    <w:p w14:paraId="269D95CB" w14:textId="77777777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Затронуты версии:</w: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2.8.14 (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dealing-console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6885A3A" w14:textId="77777777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Исправить в версиях:</w:t>
      </w:r>
      <w:hyperlink r:id="rId282" w:tooltip="2.10.0 (dealing-console) 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2.10.0 (</w:t>
        </w:r>
        <w:proofErr w:type="spellStart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dealing-console</w:t>
        </w:r>
        <w:proofErr w:type="spellEnd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)</w:t>
        </w:r>
      </w:hyperlink>
    </w:p>
    <w:p w14:paraId="37FA0F81" w14:textId="77777777" w:rsidR="00B203B6" w:rsidRPr="00B203B6" w:rsidRDefault="00B203B6" w:rsidP="00B203B6">
      <w:pPr>
        <w:numPr>
          <w:ilvl w:val="0"/>
          <w:numId w:val="56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Компоненты:</w:t>
      </w:r>
      <w:hyperlink r:id="rId283" w:tooltip="Дилинговый пульт 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Дилинговый</w:t>
        </w:r>
        <w:proofErr w:type="spellEnd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 xml:space="preserve"> пульт</w:t>
        </w:r>
      </w:hyperlink>
    </w:p>
    <w:p w14:paraId="0F3196B1" w14:textId="77777777" w:rsidR="00B203B6" w:rsidRPr="00B203B6" w:rsidRDefault="00B203B6" w:rsidP="00B203B6">
      <w:pPr>
        <w:numPr>
          <w:ilvl w:val="0"/>
          <w:numId w:val="56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Метки:</w:t>
      </w:r>
    </w:p>
    <w:p w14:paraId="7C6EBB12" w14:textId="77777777" w:rsidR="00B203B6" w:rsidRPr="00B203B6" w:rsidRDefault="00B203B6" w:rsidP="00B203B6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заполнено</w:t>
      </w:r>
    </w:p>
    <w:p w14:paraId="3F0B9946" w14:textId="77777777" w:rsidR="00B203B6" w:rsidRPr="00B203B6" w:rsidRDefault="00B203B6" w:rsidP="00B203B6">
      <w:pPr>
        <w:numPr>
          <w:ilvl w:val="0"/>
          <w:numId w:val="57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 xml:space="preserve">Важность </w:t>
      </w: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RnD</w:t>
      </w:r>
      <w:proofErr w:type="spellEnd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:</w:t>
      </w:r>
    </w:p>
    <w:p w14:paraId="7D81AFC2" w14:textId="341B82FA" w:rsidR="00ED30E4" w:rsidRDefault="00B203B6" w:rsidP="00B203B6">
      <w:pPr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  <w:t>Medium</w:t>
      </w:r>
      <w:proofErr w:type="spellEnd"/>
    </w:p>
    <w:p w14:paraId="207DA4FC" w14:textId="2C2C7346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0576F45" wp14:editId="270CABED">
                <wp:extent cx="304800" cy="304800"/>
                <wp:effectExtent l="0" t="0" r="0" b="0"/>
                <wp:docPr id="58" name="Прямоугольник 58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4D005" id="Прямоугольник 58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VmS8dF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0F2F10A5" w14:textId="77777777" w:rsidR="00B203B6" w:rsidRPr="00B203B6" w:rsidRDefault="00B203B6" w:rsidP="00B203B6">
      <w:pPr>
        <w:numPr>
          <w:ilvl w:val="0"/>
          <w:numId w:val="5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4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1B9E4D28" w14:textId="77777777" w:rsidR="00B203B6" w:rsidRPr="00B203B6" w:rsidRDefault="00B203B6" w:rsidP="00B203B6">
      <w:pPr>
        <w:numPr>
          <w:ilvl w:val="0"/>
          <w:numId w:val="5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5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WUI-4280</w:t>
        </w:r>
      </w:hyperlink>
    </w:p>
    <w:p w14:paraId="2302A863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Улучшить визуальную подсветку карточки с активным вызовом, обеспечив более явное отображение</w:t>
      </w:r>
    </w:p>
    <w:p w14:paraId="3802A1E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6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580AD14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7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320B2B8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88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28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7192476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9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29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29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29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29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29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13CA982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29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5E3B161C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Times New Roman" w:eastAsia="Times New Roman" w:hAnsi="Times New Roman" w:cs="Times New Roman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1BCC0E22" w14:textId="2C938EFC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Тип:</w:t>
      </w: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55460FE" wp14:editId="37149B38">
                <wp:extent cx="152400" cy="152400"/>
                <wp:effectExtent l="0" t="0" r="0" b="0"/>
                <wp:docPr id="57" name="Прямоугольник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6BCB3" id="Прямоугольник 5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BdSUYS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</w:p>
    <w:p w14:paraId="7E46FFA5" w14:textId="77777777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Статус:</w:t>
      </w:r>
      <w:r w:rsidRPr="00B203B6">
        <w:rPr>
          <w:rFonts w:ascii="Times New Roman" w:eastAsia="Times New Roman" w:hAnsi="Times New Roman" w:cs="Times New Roman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hyperlink r:id="rId297" w:tooltip="WebPortal: WUI-4280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4CA6038" w14:textId="41190452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Приоритет:</w:t>
      </w: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119A939" wp14:editId="59A59A30">
                <wp:extent cx="152400" cy="152400"/>
                <wp:effectExtent l="0" t="0" r="0" b="0"/>
                <wp:docPr id="56" name="Прямоугольник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E8634" id="Прямоугольник 5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/vMvc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</w:p>
    <w:p w14:paraId="62DA00CF" w14:textId="77777777" w:rsidR="00B203B6" w:rsidRPr="00B203B6" w:rsidRDefault="00B203B6" w:rsidP="00B203B6">
      <w:pPr>
        <w:numPr>
          <w:ilvl w:val="0"/>
          <w:numId w:val="59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Решение:</w: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proofErr w:type="spellEnd"/>
      <w:proofErr w:type="gram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</w:t>
      </w:r>
    </w:p>
    <w:p w14:paraId="605DF571" w14:textId="77777777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Затронуты версии:</w:t>
      </w: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2.8.14 (</w:t>
      </w: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dealing-console</w:t>
      </w:r>
      <w:proofErr w:type="spellEnd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F9DCDA4" w14:textId="77777777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Исправить в версиях:</w:t>
      </w:r>
      <w:hyperlink r:id="rId298" w:tooltip="2.10.0 (dealing-console) 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2.10.0 (</w:t>
        </w:r>
        <w:proofErr w:type="spellStart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dealing-console</w:t>
        </w:r>
        <w:proofErr w:type="spellEnd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)</w:t>
        </w:r>
      </w:hyperlink>
    </w:p>
    <w:p w14:paraId="33E6BB09" w14:textId="77777777" w:rsidR="00B203B6" w:rsidRPr="00B203B6" w:rsidRDefault="00B203B6" w:rsidP="00B203B6">
      <w:pPr>
        <w:numPr>
          <w:ilvl w:val="0"/>
          <w:numId w:val="59"/>
        </w:numPr>
        <w:spacing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Компоненты:</w:t>
      </w:r>
      <w:hyperlink r:id="rId299" w:tooltip="Дилинговый пульт 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Дилинговый</w:t>
        </w:r>
        <w:proofErr w:type="spellEnd"/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 xml:space="preserve"> пульт</w:t>
        </w:r>
      </w:hyperlink>
    </w:p>
    <w:p w14:paraId="35A2136C" w14:textId="77777777" w:rsidR="00B203B6" w:rsidRPr="00B203B6" w:rsidRDefault="00B203B6" w:rsidP="00B203B6">
      <w:pPr>
        <w:numPr>
          <w:ilvl w:val="0"/>
          <w:numId w:val="59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Метки:</w:t>
      </w:r>
    </w:p>
    <w:p w14:paraId="25CFF732" w14:textId="77777777" w:rsidR="00B203B6" w:rsidRPr="00B203B6" w:rsidRDefault="00B203B6" w:rsidP="00B203B6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заполнено</w:t>
      </w:r>
    </w:p>
    <w:p w14:paraId="364AEE4A" w14:textId="77777777" w:rsidR="00B203B6" w:rsidRPr="00B203B6" w:rsidRDefault="00B203B6" w:rsidP="00B203B6">
      <w:pPr>
        <w:numPr>
          <w:ilvl w:val="0"/>
          <w:numId w:val="60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 xml:space="preserve">Важность </w:t>
      </w:r>
      <w:proofErr w:type="spellStart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RnD</w:t>
      </w:r>
      <w:proofErr w:type="spellEnd"/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:</w:t>
      </w:r>
    </w:p>
    <w:p w14:paraId="73A45E67" w14:textId="77777777" w:rsidR="00B203B6" w:rsidRPr="00B203B6" w:rsidRDefault="00B203B6" w:rsidP="00B203B6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203B6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</w:p>
    <w:p w14:paraId="03C6873D" w14:textId="77777777" w:rsidR="00B203B6" w:rsidRPr="00B203B6" w:rsidRDefault="00B203B6" w:rsidP="00B203B6">
      <w:pPr>
        <w:numPr>
          <w:ilvl w:val="0"/>
          <w:numId w:val="60"/>
        </w:numPr>
        <w:spacing w:before="15" w:after="0" w:line="240" w:lineRule="auto"/>
        <w:ind w:left="0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color w:val="6B778C"/>
          <w:sz w:val="24"/>
          <w:szCs w:val="24"/>
          <w:lang w:eastAsia="ru-RU"/>
        </w:rPr>
        <w:t>От:</w:t>
      </w:r>
    </w:p>
    <w:p w14:paraId="1E7C76CE" w14:textId="404F058B" w:rsidR="00B203B6" w:rsidRDefault="00B203B6" w:rsidP="00B203B6">
      <w:pPr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  <w:lang w:eastAsia="ru-RU"/>
        </w:rPr>
        <w:t>R&amp;D</w:t>
      </w:r>
    </w:p>
    <w:p w14:paraId="785869F4" w14:textId="7349539C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C2C50E7" wp14:editId="5C0CD4B7">
                <wp:extent cx="304800" cy="304800"/>
                <wp:effectExtent l="0" t="0" r="0" b="0"/>
                <wp:docPr id="61" name="Прямоугольник 61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DE7AD" id="Прямоугольник 61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0l8TI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72E5AB0D" w14:textId="77777777" w:rsidR="00B203B6" w:rsidRPr="00B203B6" w:rsidRDefault="00B203B6" w:rsidP="00B203B6">
      <w:pPr>
        <w:numPr>
          <w:ilvl w:val="0"/>
          <w:numId w:val="6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0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6FE003D6" w14:textId="77777777" w:rsidR="00B203B6" w:rsidRPr="00B203B6" w:rsidRDefault="00B203B6" w:rsidP="00B203B6">
      <w:pPr>
        <w:numPr>
          <w:ilvl w:val="0"/>
          <w:numId w:val="6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1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WUI-4281</w:t>
        </w:r>
      </w:hyperlink>
    </w:p>
    <w:p w14:paraId="00001B29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Добавить возможность использования расширенного меню для администратора с вводом дополнительного пароля</w:t>
      </w:r>
    </w:p>
    <w:p w14:paraId="1F1EB57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2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782420D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3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1D0DEAB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4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0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39F186D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0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30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30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0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1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1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01CF516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971DD91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704DC9A9" w14:textId="5DE16B43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B28618C" wp14:editId="33D718DB">
                <wp:extent cx="152400" cy="152400"/>
                <wp:effectExtent l="0" t="0" r="0" b="0"/>
                <wp:docPr id="60" name="Прямоугольник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D288C" id="Прямоугольник 6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KNaTl4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733E3BE3" w14:textId="77777777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13" w:tooltip="WebPortal: WUI-4281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58C6CED" w14:textId="6AE049B5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732F11A" wp14:editId="7AC17632">
                <wp:extent cx="152400" cy="152400"/>
                <wp:effectExtent l="0" t="0" r="0" b="0"/>
                <wp:docPr id="59" name="Прямоугольни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83D51" id="Прямоугольник 5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AHzCMa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673B8481" w14:textId="77777777" w:rsidR="00B203B6" w:rsidRPr="00B203B6" w:rsidRDefault="00B203B6" w:rsidP="00B203B6">
      <w:pPr>
        <w:numPr>
          <w:ilvl w:val="0"/>
          <w:numId w:val="6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715742D8" w14:textId="77777777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2.8.14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BAC4D95" w14:textId="77777777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14" w:tooltip="3.0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3.0.0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5C29235F" w14:textId="77777777" w:rsidR="00B203B6" w:rsidRPr="00B203B6" w:rsidRDefault="00B203B6" w:rsidP="00B203B6">
      <w:pPr>
        <w:numPr>
          <w:ilvl w:val="0"/>
          <w:numId w:val="6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15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313ECFF9" w14:textId="77777777" w:rsidR="00B203B6" w:rsidRPr="00B203B6" w:rsidRDefault="00B203B6" w:rsidP="00B203B6">
      <w:pPr>
        <w:numPr>
          <w:ilvl w:val="0"/>
          <w:numId w:val="6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51BD62D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985B4B5" w14:textId="77777777" w:rsidR="00B203B6" w:rsidRPr="00B203B6" w:rsidRDefault="00B203B6" w:rsidP="00B203B6">
      <w:pPr>
        <w:numPr>
          <w:ilvl w:val="0"/>
          <w:numId w:val="6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972857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9769D17" w14:textId="77777777" w:rsidR="00B203B6" w:rsidRPr="00B203B6" w:rsidRDefault="00B203B6" w:rsidP="00B203B6">
      <w:pPr>
        <w:numPr>
          <w:ilvl w:val="0"/>
          <w:numId w:val="6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66754F0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R&amp;D</w:t>
      </w:r>
    </w:p>
    <w:p w14:paraId="3D667B71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1F9A7019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 раздел добавить:</w:t>
      </w:r>
    </w:p>
    <w:p w14:paraId="02CB44F4" w14:textId="77777777" w:rsidR="00B203B6" w:rsidRPr="00B203B6" w:rsidRDefault="00B203B6" w:rsidP="00B203B6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инструменты сетевой диагностики</w:t>
      </w:r>
    </w:p>
    <w:p w14:paraId="4B20FE43" w14:textId="77777777" w:rsidR="00B203B6" w:rsidRPr="00B203B6" w:rsidRDefault="00B203B6" w:rsidP="00B203B6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инструменты установки уровня логирования (IM, JSSIP)</w:t>
      </w:r>
    </w:p>
    <w:p w14:paraId="4BC71DF8" w14:textId="77777777" w:rsidR="00B203B6" w:rsidRPr="00B203B6" w:rsidRDefault="00B203B6" w:rsidP="00B203B6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инструменты просмотра и скачивание логов консоли,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webrtc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har</w:t>
      </w:r>
      <w:proofErr w:type="spellEnd"/>
    </w:p>
    <w:p w14:paraId="30D58478" w14:textId="77777777" w:rsidR="00B203B6" w:rsidRPr="00B203B6" w:rsidRDefault="00B203B6" w:rsidP="00B203B6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тестирование связи с контроллером пульта, а также диагностики состояния клавиш и светодиодов</w:t>
      </w:r>
    </w:p>
    <w:p w14:paraId="351BBE07" w14:textId="6355E5AA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DF473C4" wp14:editId="54C6A287">
                <wp:extent cx="304800" cy="304800"/>
                <wp:effectExtent l="0" t="0" r="0" b="0"/>
                <wp:docPr id="64" name="Прямоугольник 64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327FA" id="Прямоугольник 64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MomRtF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0455E498" w14:textId="77777777" w:rsidR="00B203B6" w:rsidRPr="00B203B6" w:rsidRDefault="00B203B6" w:rsidP="00B203B6">
      <w:pPr>
        <w:numPr>
          <w:ilvl w:val="0"/>
          <w:numId w:val="6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6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6E2F4AB9" w14:textId="77777777" w:rsidR="00B203B6" w:rsidRPr="00B203B6" w:rsidRDefault="00B203B6" w:rsidP="00B203B6">
      <w:pPr>
        <w:numPr>
          <w:ilvl w:val="0"/>
          <w:numId w:val="6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7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WUI-4281</w:t>
        </w:r>
      </w:hyperlink>
    </w:p>
    <w:p w14:paraId="27527B31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Добавить возможность использования расширенного меню для администратора с вводом дополнительного пароля</w:t>
      </w:r>
    </w:p>
    <w:p w14:paraId="224CD48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8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78811A3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19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0BD6FF5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20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2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520EFE0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2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32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32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2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2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2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243446A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2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4886FE2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0138EF72" w14:textId="4D038669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609EEA8" wp14:editId="1ACD31FD">
                <wp:extent cx="152400" cy="152400"/>
                <wp:effectExtent l="0" t="0" r="0" b="0"/>
                <wp:docPr id="63" name="Прямоугольник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B4F14" id="Прямоугольник 6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AEQqnW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0046A0B0" w14:textId="77777777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29" w:tooltip="WebPortal: WUI-4281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08F433A" w14:textId="24033776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761595AB" wp14:editId="1036DE84">
                <wp:extent cx="152400" cy="152400"/>
                <wp:effectExtent l="0" t="0" r="0" b="0"/>
                <wp:docPr id="62" name="Прямоугольник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6F0F6" id="Прямоугольник 6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CmtyQY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0312CB65" w14:textId="77777777" w:rsidR="00B203B6" w:rsidRPr="00B203B6" w:rsidRDefault="00B203B6" w:rsidP="00B203B6">
      <w:pPr>
        <w:numPr>
          <w:ilvl w:val="0"/>
          <w:numId w:val="6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03119C11" w14:textId="77777777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2.8.14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59CD865" w14:textId="77777777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30" w:tooltip="3.0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3.0.0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7D268F92" w14:textId="77777777" w:rsidR="00B203B6" w:rsidRPr="00B203B6" w:rsidRDefault="00B203B6" w:rsidP="00B203B6">
      <w:pPr>
        <w:numPr>
          <w:ilvl w:val="0"/>
          <w:numId w:val="6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31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4B5EDA63" w14:textId="77777777" w:rsidR="00B203B6" w:rsidRPr="00B203B6" w:rsidRDefault="00B203B6" w:rsidP="00B203B6">
      <w:pPr>
        <w:numPr>
          <w:ilvl w:val="0"/>
          <w:numId w:val="6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0ECD5A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8CDC275" w14:textId="77777777" w:rsidR="00B203B6" w:rsidRPr="00B203B6" w:rsidRDefault="00B203B6" w:rsidP="00B203B6">
      <w:pPr>
        <w:numPr>
          <w:ilvl w:val="0"/>
          <w:numId w:val="6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38A9EB5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69B5D3C6" w14:textId="77777777" w:rsidR="00B203B6" w:rsidRPr="00B203B6" w:rsidRDefault="00B203B6" w:rsidP="00B203B6">
      <w:pPr>
        <w:numPr>
          <w:ilvl w:val="0"/>
          <w:numId w:val="6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7F8A4019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R&amp;D</w:t>
      </w:r>
    </w:p>
    <w:p w14:paraId="75C9F1DF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5F50DC5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 раздел добавить:</w:t>
      </w:r>
    </w:p>
    <w:p w14:paraId="3C21D7D6" w14:textId="77777777" w:rsidR="00B203B6" w:rsidRPr="00B203B6" w:rsidRDefault="00B203B6" w:rsidP="00B203B6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инструменты сетевой диагностики</w:t>
      </w:r>
    </w:p>
    <w:p w14:paraId="79620B99" w14:textId="77777777" w:rsidR="00B203B6" w:rsidRPr="00B203B6" w:rsidRDefault="00B203B6" w:rsidP="00B203B6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инструменты установки уровня логирования (IM, JSSIP)</w:t>
      </w:r>
    </w:p>
    <w:p w14:paraId="4163EB23" w14:textId="77777777" w:rsidR="00B203B6" w:rsidRPr="00B203B6" w:rsidRDefault="00B203B6" w:rsidP="00B203B6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инструменты просмотра и скачивание логов консоли,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webrtc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har</w:t>
      </w:r>
      <w:proofErr w:type="spellEnd"/>
    </w:p>
    <w:p w14:paraId="31406F9D" w14:textId="77777777" w:rsidR="00B203B6" w:rsidRPr="00B203B6" w:rsidRDefault="00B203B6" w:rsidP="00B203B6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-75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тестирование связи с контроллером пульта, а также диагностики состояния клавиш и светодиодов</w:t>
      </w:r>
    </w:p>
    <w:p w14:paraId="5354A8CC" w14:textId="6B54249F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32B0DF0" wp14:editId="5AF7B128">
                <wp:extent cx="304800" cy="304800"/>
                <wp:effectExtent l="0" t="0" r="0" b="0"/>
                <wp:docPr id="67" name="Прямоугольник 67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282A3" id="Прямоугольник 67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ksTvx1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71DC6D0D" w14:textId="77777777" w:rsidR="00B203B6" w:rsidRPr="00B203B6" w:rsidRDefault="00B203B6" w:rsidP="00B203B6">
      <w:pPr>
        <w:numPr>
          <w:ilvl w:val="0"/>
          <w:numId w:val="6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2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30508ED9" w14:textId="77777777" w:rsidR="00B203B6" w:rsidRPr="00B203B6" w:rsidRDefault="00B203B6" w:rsidP="00B203B6">
      <w:pPr>
        <w:numPr>
          <w:ilvl w:val="0"/>
          <w:numId w:val="6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3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WUI-3621</w:t>
        </w:r>
      </w:hyperlink>
    </w:p>
    <w:p w14:paraId="1D84EFE1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ПСБ [SD88057] Группа завешенных контактов - не получается добавить контакт</w:t>
      </w:r>
    </w:p>
    <w:p w14:paraId="0FF3447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4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02952AE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5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2F9C55F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6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3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1B9B6B8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38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Разработка</w:t>
        </w:r>
      </w:hyperlink>
      <w:hyperlink r:id="rId33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Разработка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завершена</w:t>
        </w:r>
      </w:hyperlink>
      <w:hyperlink r:id="rId34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4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4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  <w:proofErr w:type="spellEnd"/>
      </w:hyperlink>
    </w:p>
    <w:p w14:paraId="3478253B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0391B75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29DF14DF" w14:textId="33A47FA5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5C292A5" wp14:editId="69210AB4">
                <wp:extent cx="152400" cy="152400"/>
                <wp:effectExtent l="0" t="0" r="0" b="0"/>
                <wp:docPr id="66" name="Прямоугольник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C6ABF" id="Прямоугольник 6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CsbfGU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Ошибка</w:t>
      </w:r>
    </w:p>
    <w:p w14:paraId="6E307FC9" w14:textId="77777777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Review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44" w:tooltip="WebPortal: WUI-3621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55A322E7" w14:textId="03148003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04809159" wp14:editId="2A726EE1">
                <wp:extent cx="152400" cy="152400"/>
                <wp:effectExtent l="0" t="0" r="0" b="0"/>
                <wp:docPr id="65" name="Прямоугольник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C4EEC" id="Прямоугольник 6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ALdRYc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6E7ECC82" w14:textId="77777777" w:rsidR="00B203B6" w:rsidRPr="00B203B6" w:rsidRDefault="00B203B6" w:rsidP="00B203B6">
      <w:pPr>
        <w:numPr>
          <w:ilvl w:val="0"/>
          <w:numId w:val="7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11789A34" w14:textId="77777777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Затронуты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5AC083D9" w14:textId="77777777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45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268EF633" w14:textId="77777777" w:rsidR="00B203B6" w:rsidRPr="00B203B6" w:rsidRDefault="00B203B6" w:rsidP="00B203B6">
      <w:pPr>
        <w:numPr>
          <w:ilvl w:val="0"/>
          <w:numId w:val="70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46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5587B840" w14:textId="77777777" w:rsidR="00B203B6" w:rsidRPr="00B203B6" w:rsidRDefault="00B203B6" w:rsidP="00B203B6">
      <w:pPr>
        <w:numPr>
          <w:ilvl w:val="0"/>
          <w:numId w:val="7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52B4522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AC09960" w14:textId="77777777" w:rsidR="00B203B6" w:rsidRPr="00B203B6" w:rsidRDefault="00B203B6" w:rsidP="00B203B6">
      <w:pPr>
        <w:numPr>
          <w:ilvl w:val="0"/>
          <w:numId w:val="71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79C8F7B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2DD38996" w14:textId="77777777" w:rsidR="00B203B6" w:rsidRPr="00B203B6" w:rsidRDefault="00B203B6" w:rsidP="00B203B6">
      <w:pPr>
        <w:numPr>
          <w:ilvl w:val="0"/>
          <w:numId w:val="71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752073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10EB02D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22D91813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Добрый день.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Информация от заказчика ПСБ ПРОМСВЯЗЬБАНК (ПУЛЬТ):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В версии 2.8.9 не получается добавить номер в секцию "Группа завешенных контактов", получается только удалить ранее добавленные.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Добавил фото как это выглядит.</w:t>
      </w:r>
    </w:p>
    <w:p w14:paraId="7D7D5130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 комментарий после обновление до версии 2.8.10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На 2.8.10 проблему подтверждаю. Причем такое происходит с внешними номерами. Приложил фото.</w:t>
      </w:r>
    </w:p>
    <w:p w14:paraId="5E754122" w14:textId="78FAE47B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8728A84" wp14:editId="1C07F97D">
                <wp:extent cx="304800" cy="304800"/>
                <wp:effectExtent l="0" t="0" r="0" b="0"/>
                <wp:docPr id="70" name="Прямоугольник 70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7C2B3" id="Прямоугольник 70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0S9aQl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53509BED" w14:textId="77777777" w:rsidR="00B203B6" w:rsidRPr="00B203B6" w:rsidRDefault="00B203B6" w:rsidP="00B203B6">
      <w:pPr>
        <w:numPr>
          <w:ilvl w:val="0"/>
          <w:numId w:val="7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7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567AC67C" w14:textId="77777777" w:rsidR="00B203B6" w:rsidRPr="00B203B6" w:rsidRDefault="00B203B6" w:rsidP="00B203B6">
      <w:pPr>
        <w:numPr>
          <w:ilvl w:val="0"/>
          <w:numId w:val="7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8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WUI-3357</w:t>
        </w:r>
      </w:hyperlink>
    </w:p>
    <w:p w14:paraId="3F1D78C2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lastRenderedPageBreak/>
        <w:t>ПСБ [SD83307] Индикация при перехвате вызова кнопкой пульта</w:t>
      </w:r>
    </w:p>
    <w:p w14:paraId="68AE920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49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0C24F16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0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004EEF78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1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5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6F456E49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3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Разработка</w:t>
        </w:r>
      </w:hyperlink>
      <w:hyperlink r:id="rId35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5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5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5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35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55A4E05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5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313FD242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78720796" w14:textId="302987EB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4D38A24C" wp14:editId="51C29060">
                <wp:extent cx="152400" cy="152400"/>
                <wp:effectExtent l="0" t="0" r="0" b="0"/>
                <wp:docPr id="69" name="Прямоугольник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4F9B2" id="Прямоугольник 6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BUHRlS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499A0EFC" w14:textId="77777777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 xml:space="preserve"> Завершён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60" w:tooltip="WebPortal: WUI-3357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63DBF60" w14:textId="3AA5947C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0B72E3B" wp14:editId="4BF96BB3">
                <wp:extent cx="152400" cy="152400"/>
                <wp:effectExtent l="0" t="0" r="0" b="0"/>
                <wp:docPr id="68" name="Прямоугольник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2B18A" id="Прямоугольник 6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26JSc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9E399F1" w14:textId="77777777" w:rsidR="00B203B6" w:rsidRPr="00B203B6" w:rsidRDefault="00B203B6" w:rsidP="00B203B6">
      <w:pPr>
        <w:numPr>
          <w:ilvl w:val="0"/>
          <w:numId w:val="7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2B95AB1D" w14:textId="77777777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2.8.5 (</w:t>
      </w:r>
      <w:proofErr w:type="spellStart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dispatch-console</w:t>
      </w:r>
      <w:proofErr w:type="spellEnd"/>
      <w:r w:rsidRPr="00B203B6">
        <w:rPr>
          <w:rFonts w:ascii="Segoe UI" w:eastAsia="Times New Roman" w:hAnsi="Segoe UI" w:cs="Segoe UI"/>
          <w:color w:val="FFFFFF"/>
          <w:sz w:val="21"/>
          <w:szCs w:val="21"/>
          <w:shd w:val="clear" w:color="auto" w:fill="C0392B"/>
          <w:lang w:eastAsia="ru-RU"/>
        </w:rPr>
        <w:t>)</w:t>
      </w:r>
    </w:p>
    <w:p w14:paraId="27D2350E" w14:textId="77777777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61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464A126F" w14:textId="77777777" w:rsidR="00B203B6" w:rsidRPr="00B203B6" w:rsidRDefault="00B203B6" w:rsidP="00B203B6">
      <w:pPr>
        <w:numPr>
          <w:ilvl w:val="0"/>
          <w:numId w:val="73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62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22B1F695" w14:textId="77777777" w:rsidR="00B203B6" w:rsidRPr="00B203B6" w:rsidRDefault="00B203B6" w:rsidP="00B203B6">
      <w:pPr>
        <w:numPr>
          <w:ilvl w:val="0"/>
          <w:numId w:val="7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204D65D5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54485C97" w14:textId="77777777" w:rsidR="00B203B6" w:rsidRPr="00B203B6" w:rsidRDefault="00B203B6" w:rsidP="00B203B6">
      <w:pPr>
        <w:numPr>
          <w:ilvl w:val="0"/>
          <w:numId w:val="7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7715003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BB7403C" w14:textId="77777777" w:rsidR="00B203B6" w:rsidRPr="00B203B6" w:rsidRDefault="00B203B6" w:rsidP="00B203B6">
      <w:pPr>
        <w:numPr>
          <w:ilvl w:val="0"/>
          <w:numId w:val="7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4028256C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5F30822A" w14:textId="77777777" w:rsidR="00B203B6" w:rsidRPr="00B203B6" w:rsidRDefault="00B203B6" w:rsidP="00B203B6">
      <w:pPr>
        <w:numPr>
          <w:ilvl w:val="0"/>
          <w:numId w:val="74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Epic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Link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62FE6E9B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363" w:tooltip="Пройти по ссылке" w:history="1">
        <w:r w:rsidRPr="00B203B6">
          <w:rPr>
            <w:rFonts w:ascii="Segoe UI" w:eastAsia="Times New Roman" w:hAnsi="Segoe UI" w:cs="Segoe UI"/>
            <w:color w:val="FFFFFF"/>
            <w:sz w:val="21"/>
            <w:szCs w:val="21"/>
            <w:u w:val="single"/>
            <w:bdr w:val="single" w:sz="6" w:space="1" w:color="505F79" w:frame="1"/>
            <w:lang w:eastAsia="ru-RU"/>
          </w:rPr>
          <w:t>Программная консоль для трейдинга 00-00033652</w:t>
        </w:r>
      </w:hyperlink>
    </w:p>
    <w:p w14:paraId="55E618FB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77594BD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Коллеги, при перехвате вызова аппаратной кнопкой (клавиша контактов модуля гусиная шея) пульта нет никакой индикации на данной кнопке. Прошу реализовать постоянную подсветку для такого сценария.</w:t>
      </w:r>
    </w:p>
    <w:p w14:paraId="768279A9" w14:textId="56FEA84A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41F6337" wp14:editId="307D6E56">
                <wp:extent cx="304800" cy="304800"/>
                <wp:effectExtent l="0" t="0" r="0" b="0"/>
                <wp:docPr id="73" name="Прямоугольник 73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72D54" id="Прямоугольник 73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cWIkM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068233C5" w14:textId="77777777" w:rsidR="00B203B6" w:rsidRPr="00B203B6" w:rsidRDefault="00B203B6" w:rsidP="00B203B6">
      <w:pPr>
        <w:numPr>
          <w:ilvl w:val="0"/>
          <w:numId w:val="7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4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4C08CB48" w14:textId="77777777" w:rsidR="00B203B6" w:rsidRPr="00B203B6" w:rsidRDefault="00B203B6" w:rsidP="00B203B6">
      <w:pPr>
        <w:numPr>
          <w:ilvl w:val="0"/>
          <w:numId w:val="7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5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WUI-3423</w:t>
        </w:r>
      </w:hyperlink>
    </w:p>
    <w:p w14:paraId="086B6446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ПСБ [SD86579] Клавиши линий пульта после нажатия "обновить"</w:t>
      </w:r>
    </w:p>
    <w:p w14:paraId="1AF2801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6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6429923A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7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29DBB608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68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6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6CE30727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7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37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37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7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7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7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5C96507D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7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0D9AA5D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00D958E4" w14:textId="10DEE38B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232E2BAB" wp14:editId="612CDB1D">
                <wp:extent cx="152400" cy="152400"/>
                <wp:effectExtent l="0" t="0" r="0" b="0"/>
                <wp:docPr id="72" name="Прямоугольник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2F6A0" id="Прямоугольник 7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CX+DIg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Ошибка</w:t>
      </w:r>
    </w:p>
    <w:p w14:paraId="2D33DB40" w14:textId="77777777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77" w:tooltip="WebPortal: WUI-3423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96EF779" w14:textId="2AE31170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D4E0E2C" wp14:editId="6E360ECF">
                <wp:extent cx="152400" cy="152400"/>
                <wp:effectExtent l="0" t="0" r="0" b="0"/>
                <wp:docPr id="71" name="Прямоугольник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C50F9" id="Прямоугольник 7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DDg1ag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7118BE66" w14:textId="77777777" w:rsidR="00B203B6" w:rsidRPr="00B203B6" w:rsidRDefault="00B203B6" w:rsidP="00B203B6">
      <w:pPr>
        <w:numPr>
          <w:ilvl w:val="0"/>
          <w:numId w:val="7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5D4D44B1" w14:textId="77777777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Затронуты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78511B08" w14:textId="77777777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78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5A86EEDA" w14:textId="77777777" w:rsidR="00B203B6" w:rsidRPr="00B203B6" w:rsidRDefault="00B203B6" w:rsidP="00B203B6">
      <w:pPr>
        <w:numPr>
          <w:ilvl w:val="0"/>
          <w:numId w:val="76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lastRenderedPageBreak/>
        <w:t>Компоненты:</w:t>
      </w:r>
      <w:hyperlink r:id="rId379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0585FF3C" w14:textId="77777777" w:rsidR="00B203B6" w:rsidRPr="00B203B6" w:rsidRDefault="00B203B6" w:rsidP="00B203B6">
      <w:pPr>
        <w:numPr>
          <w:ilvl w:val="0"/>
          <w:numId w:val="7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009D52B4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2E7A75D2" w14:textId="77777777" w:rsidR="00B203B6" w:rsidRPr="00B203B6" w:rsidRDefault="00B203B6" w:rsidP="00B203B6">
      <w:pPr>
        <w:numPr>
          <w:ilvl w:val="0"/>
          <w:numId w:val="7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2B06B62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3B860836" w14:textId="77777777" w:rsidR="00B203B6" w:rsidRPr="00B203B6" w:rsidRDefault="00B203B6" w:rsidP="00B203B6">
      <w:pPr>
        <w:numPr>
          <w:ilvl w:val="0"/>
          <w:numId w:val="77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1FF5D74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354F62F4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41940707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 мотивам SD83308-Внешний номер на клавише контактов пульта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Установил на две кнопки линий пульта внутренний и внешний номера. Нажал кнопку обновить пульта. Регистрация прошла, но обе кнопки не работают. Секунд через 15 начинает работать кнопка с внутренним номером. Кнопка с внешним номером не работает (при нажатии на экране ничего не происходит).</w:t>
      </w:r>
    </w:p>
    <w:p w14:paraId="15FC8584" w14:textId="70539471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5B9C3D0" wp14:editId="4D7A852B">
                <wp:extent cx="304800" cy="304800"/>
                <wp:effectExtent l="0" t="0" r="0" b="0"/>
                <wp:docPr id="76" name="Прямоугольник 76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7FB30" id="Прямоугольник 76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kbSmpF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139AD81F" w14:textId="77777777" w:rsidR="00B203B6" w:rsidRPr="00B203B6" w:rsidRDefault="00B203B6" w:rsidP="00B203B6">
      <w:pPr>
        <w:numPr>
          <w:ilvl w:val="0"/>
          <w:numId w:val="7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0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3661D575" w14:textId="77777777" w:rsidR="00B203B6" w:rsidRPr="00B203B6" w:rsidRDefault="00B203B6" w:rsidP="00B203B6">
      <w:pPr>
        <w:numPr>
          <w:ilvl w:val="0"/>
          <w:numId w:val="7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1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WUI-4456</w:t>
        </w:r>
      </w:hyperlink>
    </w:p>
    <w:p w14:paraId="6246CC2F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ПСБ [SD91024] Заявка на доработки управлением микрофоном (Клавиши линий). Часть 2</w:t>
      </w:r>
    </w:p>
    <w:p w14:paraId="5114096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2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08B8B412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3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30E0C43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4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38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39D57715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8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Разработка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завершена</w:t>
        </w:r>
      </w:hyperlink>
      <w:hyperlink r:id="rId38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Review</w:t>
        </w:r>
      </w:hyperlink>
      <w:hyperlink r:id="rId38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38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39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39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Ошибка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анализа</w:t>
        </w:r>
      </w:hyperlink>
    </w:p>
    <w:p w14:paraId="4D46446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9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1BBC2E11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1D40108E" w14:textId="19EA1F9C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4299A3AE" wp14:editId="18308EFC">
                <wp:extent cx="152400" cy="152400"/>
                <wp:effectExtent l="0" t="0" r="0" b="0"/>
                <wp:docPr id="75" name="Прямоугольник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53C37" id="Прямоугольник 7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A6OgAk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Feature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Request</w:t>
      </w:r>
      <w:proofErr w:type="spellEnd"/>
    </w:p>
    <w:p w14:paraId="3DC7CAEA" w14:textId="77777777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393" w:tooltip="WebPortal: WUI-4456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4C036BE" w14:textId="2FB263F2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B292EFE" wp14:editId="0B4D4DE8">
                <wp:extent cx="152400" cy="152400"/>
                <wp:effectExtent l="0" t="0" r="0" b="0"/>
                <wp:docPr id="74" name="Прямоугольник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3FB5A" id="Прямоугольник 7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CYz43q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D00F8A8" w14:textId="77777777" w:rsidR="00B203B6" w:rsidRPr="00B203B6" w:rsidRDefault="00B203B6" w:rsidP="00B203B6">
      <w:pPr>
        <w:numPr>
          <w:ilvl w:val="0"/>
          <w:numId w:val="7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39501282" w14:textId="77777777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Затронуты </w:t>
      </w: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4FE2D806" w14:textId="77777777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394" w:tooltip="2.9.0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2.9.0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4C862D01" w14:textId="77777777" w:rsidR="00B203B6" w:rsidRPr="00B203B6" w:rsidRDefault="00B203B6" w:rsidP="00B203B6">
      <w:pPr>
        <w:numPr>
          <w:ilvl w:val="0"/>
          <w:numId w:val="79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395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52795C80" w14:textId="77777777" w:rsidR="00B203B6" w:rsidRPr="00B203B6" w:rsidRDefault="00B203B6" w:rsidP="00B203B6">
      <w:pPr>
        <w:numPr>
          <w:ilvl w:val="0"/>
          <w:numId w:val="79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4DE6BE0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33DD2DE4" w14:textId="77777777" w:rsidR="00B203B6" w:rsidRPr="00B203B6" w:rsidRDefault="00B203B6" w:rsidP="00B203B6">
      <w:pPr>
        <w:numPr>
          <w:ilvl w:val="0"/>
          <w:numId w:val="8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4736628A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0C6F1264" w14:textId="77777777" w:rsidR="00B203B6" w:rsidRPr="00B203B6" w:rsidRDefault="00B203B6" w:rsidP="00B203B6">
      <w:pPr>
        <w:numPr>
          <w:ilvl w:val="0"/>
          <w:numId w:val="80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1C213A0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41BC051F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651D4349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Добрый день.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Информация от заказчика ПСБ ПРОМСВЯЗЬБАНК (ПУЛЬТ):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Коллеги, пользователи АТС IPC, кто пользуется завешенными вызовами, настойчиво просят доработать управление микрофоном для завешенных вызовов.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Два независимых пожелания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</w:r>
      <w:del w:id="1" w:author="Unknown">
        <w:r w:rsidRPr="00B203B6">
          <w:rPr>
            <w:rFonts w:ascii="Segoe UI" w:eastAsia="Times New Roman" w:hAnsi="Segoe UI" w:cs="Segoe UI"/>
            <w:color w:val="172B4D"/>
            <w:sz w:val="21"/>
            <w:szCs w:val="21"/>
            <w:lang w:eastAsia="ru-RU"/>
          </w:rPr>
          <w:delText>1. чтоб большая кнопка "микрофон" в режиме рации (РТТ) включала микрофон не всем завешенным вызовам, а только выбранному в настойщий момент (и синхронизировать соответствующее состояние микрофона и пиктограмм завешенных вызовов в части работы микрофона).</w:delText>
        </w:r>
      </w:del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2. задействовать кнопки клавиш линий для управления микрофоном завешенных вызовов или групп завешенных вызовов. </w:t>
      </w:r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 примеру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верхняя первая кнопка управляет крайним левым верхним завешенным, вторая - крайним левым вторым сверху завешенным и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тд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Для групп завешенных вызовов можно сделать маппинг один-в-один сверху вниз. </w:t>
      </w:r>
    </w:p>
    <w:p w14:paraId="585DF2E0" w14:textId="03ED8D9E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65DB9B85" wp14:editId="2AA480CA">
                <wp:extent cx="304800" cy="304800"/>
                <wp:effectExtent l="0" t="0" r="0" b="0"/>
                <wp:docPr id="79" name="Прямоугольник 79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08D29" id="Прямоугольник 79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8MlQwV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273B5CDC" w14:textId="77777777" w:rsidR="00B203B6" w:rsidRPr="00B203B6" w:rsidRDefault="00B203B6" w:rsidP="00B203B6">
      <w:pPr>
        <w:numPr>
          <w:ilvl w:val="0"/>
          <w:numId w:val="8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96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2B662376" w14:textId="77777777" w:rsidR="00B203B6" w:rsidRPr="00B203B6" w:rsidRDefault="00B203B6" w:rsidP="00B203B6">
      <w:pPr>
        <w:numPr>
          <w:ilvl w:val="0"/>
          <w:numId w:val="8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97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WUI-4494</w:t>
        </w:r>
      </w:hyperlink>
    </w:p>
    <w:p w14:paraId="086B40E9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Не работает DMTF в установленном вызове</w:t>
      </w:r>
    </w:p>
    <w:p w14:paraId="15A5D25C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98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1583D13E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399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7CFEE560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00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40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59B29A5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0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Разработка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завершена</w:t>
        </w:r>
      </w:hyperlink>
      <w:hyperlink r:id="rId40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Review</w:t>
        </w:r>
      </w:hyperlink>
      <w:hyperlink r:id="rId40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405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406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40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Ошибка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анализа</w:t>
        </w:r>
      </w:hyperlink>
    </w:p>
    <w:p w14:paraId="33D90A2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0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28673344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Детали задачи</w:t>
      </w:r>
    </w:p>
    <w:p w14:paraId="1A267AEB" w14:textId="555E8A79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34EA39B3" wp14:editId="36116BBA">
                <wp:extent cx="152400" cy="152400"/>
                <wp:effectExtent l="0" t="0" r="0" b="0"/>
                <wp:docPr id="78" name="Прямоугольник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6E263" id="Прямоугольник 7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DHp4Kk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Ошибка</w:t>
      </w:r>
    </w:p>
    <w:p w14:paraId="51463A39" w14:textId="77777777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Development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409" w:tooltip="WebPortal: WUI-4494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0E348709" w14:textId="402F28C2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18B44F96" wp14:editId="66C5753A">
                <wp:extent cx="152400" cy="152400"/>
                <wp:effectExtent l="0" t="0" r="0" b="0"/>
                <wp:docPr id="77" name="Прямоугольник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6F16F" id="Прямоугольник 7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102D0E15" w14:textId="77777777" w:rsidR="00B203B6" w:rsidRPr="00B203B6" w:rsidRDefault="00B203B6" w:rsidP="00B203B6">
      <w:pPr>
        <w:numPr>
          <w:ilvl w:val="0"/>
          <w:numId w:val="8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2B81FCBE" w14:textId="77777777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2.8.16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34C9D8F2" w14:textId="77777777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410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3E94802D" w14:textId="77777777" w:rsidR="00B203B6" w:rsidRPr="00B203B6" w:rsidRDefault="00B203B6" w:rsidP="00B203B6">
      <w:pPr>
        <w:numPr>
          <w:ilvl w:val="0"/>
          <w:numId w:val="82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hyperlink r:id="rId411" w:tooltip="Дилинговый пульт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Дилинговый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пульт</w:t>
        </w:r>
      </w:hyperlink>
    </w:p>
    <w:p w14:paraId="62060407" w14:textId="77777777" w:rsidR="00B203B6" w:rsidRPr="00B203B6" w:rsidRDefault="00B203B6" w:rsidP="00B203B6">
      <w:pPr>
        <w:numPr>
          <w:ilvl w:val="0"/>
          <w:numId w:val="82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1BD57DE7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684BB5F9" w14:textId="77777777" w:rsidR="00B203B6" w:rsidRPr="00B203B6" w:rsidRDefault="00B203B6" w:rsidP="00B203B6">
      <w:pPr>
        <w:numPr>
          <w:ilvl w:val="0"/>
          <w:numId w:val="8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3B90EDF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2070FA0" w14:textId="77777777" w:rsidR="00B203B6" w:rsidRPr="00B203B6" w:rsidRDefault="00B203B6" w:rsidP="00B203B6">
      <w:pPr>
        <w:numPr>
          <w:ilvl w:val="0"/>
          <w:numId w:val="83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3EF4B9D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2E347B63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2E6E4508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На 2.8.16 проверен сценарий DTMF в установленном вызове. Подтверждено, что в обычной карточке активного вызова UI-панель DTMF недоступна, а существующая цифровая панель используется только в сценарии перевода/дозвона и не предназначена для отправки DTMF в активную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JsSIP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session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Таким образом, сценарий отправки DTMF из UI в установленном вызове на текущей версии отсутствует/не работает.</w:t>
      </w:r>
    </w:p>
    <w:p w14:paraId="575B02FF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 2.8.17 требуется реализовать отдельный UI-сценарий DTMF для установленного вызова: пользователь должен иметь возможность открыть DTMF-панель в активном разговоре, а нажатия 0-9, *, # должны вызывать </w:t>
      </w:r>
      <w:proofErr w:type="spellStart"/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session.sendDTMF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(...) для текущей активной сессии без конфликта со сценарием перевода вызова.</w:t>
      </w:r>
    </w:p>
    <w:p w14:paraId="598EC83A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TestRail</w:t>
      </w:r>
      <w:proofErr w:type="spellEnd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 xml:space="preserve">: </w:t>
      </w:r>
      <w:proofErr w:type="spellStart"/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Results</w:t>
      </w:r>
      <w:proofErr w:type="spellEnd"/>
    </w:p>
    <w:p w14:paraId="4D1EFB4F" w14:textId="1116F006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3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16788E1" wp14:editId="626D2AFC">
                <wp:extent cx="304800" cy="304800"/>
                <wp:effectExtent l="0" t="0" r="0" b="0"/>
                <wp:docPr id="82" name="Прямоугольник 82" descr="Загрузить изображение для проекта: 'РТУ UI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B25B6" id="Прямоугольник 82" o:spid="_x0000_s1026" alt="Загрузить изображение для проекта: 'РТУ UI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nfzxk1YCAAAsBAAADgAAAAAAAAAAAAAAAAAuAgAAZHJzL2Uyb0RvYy54bWxQSwECLQAUAAYA&#10;CAAAACEATKDpLNgAAAADAQAADwAAAAAAAAAAAAAAAACwBAAAZHJzL2Rvd25yZXYueG1sUEsFBgAA&#10;AAAEAAQA8wAAALUFAAAAAA==&#10;" filled="f" stroked="f">
                <o:lock v:ext="edit" aspectratio="t"/>
                <w10:anchorlock/>
              </v:rect>
            </w:pict>
          </mc:Fallback>
        </mc:AlternateContent>
      </w:r>
    </w:p>
    <w:p w14:paraId="389BDDE4" w14:textId="77777777" w:rsidR="00B203B6" w:rsidRPr="00B203B6" w:rsidRDefault="00B203B6" w:rsidP="00B203B6">
      <w:pPr>
        <w:numPr>
          <w:ilvl w:val="0"/>
          <w:numId w:val="8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2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РТУ UI</w:t>
        </w:r>
      </w:hyperlink>
    </w:p>
    <w:p w14:paraId="4E9C45A6" w14:textId="77777777" w:rsidR="00B203B6" w:rsidRPr="00B203B6" w:rsidRDefault="00B203B6" w:rsidP="00B203B6">
      <w:pPr>
        <w:numPr>
          <w:ilvl w:val="0"/>
          <w:numId w:val="8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3" w:history="1">
        <w:r w:rsidRPr="00B203B6">
          <w:rPr>
            <w:rFonts w:ascii="Times New Roman" w:eastAsia="Times New Roman" w:hAnsi="Times New Roman" w:cs="Times New Roman"/>
            <w:color w:val="0052CC"/>
            <w:sz w:val="24"/>
            <w:szCs w:val="24"/>
            <w:u w:val="single"/>
            <w:lang w:eastAsia="ru-RU"/>
          </w:rPr>
          <w:t>WUI-4528</w:t>
        </w:r>
      </w:hyperlink>
    </w:p>
    <w:p w14:paraId="5C28D8A1" w14:textId="77777777" w:rsidR="00B203B6" w:rsidRPr="00B203B6" w:rsidRDefault="00B203B6" w:rsidP="00B203B6">
      <w:pPr>
        <w:spacing w:after="0" w:line="240" w:lineRule="auto"/>
        <w:ind w:left="-75"/>
        <w:textAlignment w:val="top"/>
        <w:outlineLvl w:val="0"/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</w:pPr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 xml:space="preserve">PSB [SD97674] Пропала информация об </w:t>
      </w:r>
      <w:proofErr w:type="spellStart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ip</w:t>
      </w:r>
      <w:proofErr w:type="spellEnd"/>
      <w:r w:rsidRPr="00B203B6">
        <w:rPr>
          <w:rFonts w:ascii="Times New Roman" w:eastAsia="Times New Roman" w:hAnsi="Times New Roman" w:cs="Times New Roman"/>
          <w:color w:val="172B4D"/>
          <w:spacing w:val="-2"/>
          <w:kern w:val="36"/>
          <w:sz w:val="36"/>
          <w:szCs w:val="36"/>
          <w:lang w:eastAsia="ru-RU"/>
        </w:rPr>
        <w:t>-адресе в ПО 2.8.16</w:t>
      </w:r>
    </w:p>
    <w:p w14:paraId="260B84D6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4" w:tooltip="Редактировать этот запрос ( Нажмите 'e' )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Редактировать</w:t>
        </w:r>
      </w:hyperlink>
    </w:p>
    <w:p w14:paraId="22F3D23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5" w:tooltip="Комментировать этот запрос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Комментарий</w:t>
        </w:r>
      </w:hyperlink>
    </w:p>
    <w:p w14:paraId="7ED57FD1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6" w:tooltip="Назначить исполнителя этой задачи ( Нажмите 'a' )" w:history="1"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Назначить</w:t>
        </w:r>
      </w:hyperlink>
      <w:hyperlink r:id="rId417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Еще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...</w:t>
        </w:r>
      </w:hyperlink>
    </w:p>
    <w:p w14:paraId="5F957953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18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Анализ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Завершён</w:t>
        </w:r>
      </w:hyperlink>
      <w:hyperlink r:id="rId419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Ожидает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закрытия</w:t>
        </w:r>
      </w:hyperlink>
      <w:hyperlink r:id="rId420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Закрыть</w:t>
        </w:r>
      </w:hyperlink>
      <w:hyperlink r:id="rId421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More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Info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 xml:space="preserve"> </w:t>
        </w:r>
        <w:proofErr w:type="spellStart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Required</w:t>
        </w:r>
      </w:hyperlink>
      <w:hyperlink r:id="rId422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Analysis</w:t>
        </w:r>
      </w:hyperlink>
      <w:hyperlink r:id="rId423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Бизнес</w:t>
        </w:r>
        <w:proofErr w:type="spellEnd"/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-процесс</w:t>
        </w:r>
      </w:hyperlink>
    </w:p>
    <w:p w14:paraId="045C3D7F" w14:textId="77777777" w:rsidR="00B203B6" w:rsidRPr="00B203B6" w:rsidRDefault="00B203B6" w:rsidP="00B20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24" w:history="1"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u w:val="single"/>
            <w:bdr w:val="single" w:sz="6" w:space="3" w:color="auto" w:frame="1"/>
            <w:lang w:eastAsia="ru-RU"/>
          </w:rPr>
          <w:t> </w:t>
        </w:r>
        <w:r w:rsidRPr="00B203B6">
          <w:rPr>
            <w:rFonts w:ascii="inherit" w:eastAsia="Times New Roman" w:hAnsi="inherit" w:cs="Times New Roman"/>
            <w:color w:val="344563"/>
            <w:sz w:val="21"/>
            <w:szCs w:val="21"/>
            <w:bdr w:val="single" w:sz="6" w:space="3" w:color="auto" w:frame="1"/>
            <w:lang w:eastAsia="ru-RU"/>
          </w:rPr>
          <w:t>Экспорт</w:t>
        </w:r>
      </w:hyperlink>
    </w:p>
    <w:p w14:paraId="61AFEA88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lastRenderedPageBreak/>
        <w:t>Детали задачи</w:t>
      </w:r>
    </w:p>
    <w:p w14:paraId="34C5427E" w14:textId="629E6603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Тип: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2BFB04E5" wp14:editId="55D189C0">
                <wp:extent cx="152400" cy="152400"/>
                <wp:effectExtent l="0" t="0" r="0" b="0"/>
                <wp:docPr id="81" name="Прямоугольник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AA1CE" id="Прямоугольник 8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G5ydRs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Консультация</w:t>
      </w:r>
    </w:p>
    <w:p w14:paraId="0E94A282" w14:textId="77777777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Статус:</w:t>
      </w:r>
      <w:r w:rsidRPr="00B203B6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eastAsia="ru-RU"/>
        </w:rPr>
        <w:t>Анализ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(</w:t>
      </w:r>
      <w:hyperlink r:id="rId425" w:tooltip="WebPortal: WUI-4528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Посмотреть бизнес-процесс</w:t>
        </w:r>
      </w:hyperlink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772B1AAF" w14:textId="6E0BCBE7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Приоритет:</w:t>
      </w:r>
      <w:r w:rsidRPr="00B203B6">
        <w:rPr>
          <w:rFonts w:ascii="Segoe UI" w:eastAsia="Times New Roman" w:hAnsi="Segoe UI" w:cs="Segoe UI"/>
          <w:noProof/>
          <w:color w:val="172B4D"/>
          <w:sz w:val="21"/>
          <w:szCs w:val="21"/>
          <w:lang w:eastAsia="ru-RU"/>
        </w:rPr>
        <mc:AlternateContent>
          <mc:Choice Requires="wps">
            <w:drawing>
              <wp:inline distT="0" distB="0" distL="0" distR="0" wp14:anchorId="57F7810F" wp14:editId="47BB0DC3">
                <wp:extent cx="152400" cy="152400"/>
                <wp:effectExtent l="0" t="0" r="0" b="0"/>
                <wp:docPr id="80" name="Прямоугольник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3BC3E" id="Прямоугольник 8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MyH+NUPAgAA1wMA&#10;AA4AAAAAAAAAAAAAAAAALgIAAGRycy9lMm9Eb2MueG1sUEsBAi0AFAAGAAgAAAAhAGRU+5P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4BAB9406" w14:textId="77777777" w:rsidR="00B203B6" w:rsidRPr="00B203B6" w:rsidRDefault="00B203B6" w:rsidP="00B203B6">
      <w:pPr>
        <w:numPr>
          <w:ilvl w:val="0"/>
          <w:numId w:val="8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Решение: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решения</w:t>
      </w:r>
    </w:p>
    <w:p w14:paraId="105A8C1D" w14:textId="77777777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Затронуты версии: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2.8.16 (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dealing-console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14:paraId="7CBDF785" w14:textId="77777777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Исправить в версиях:</w:t>
      </w:r>
      <w:hyperlink r:id="rId426" w:tooltip="2.8.17 (dealing-console) " w:history="1"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2.8.17 (</w:t>
        </w:r>
        <w:proofErr w:type="spellStart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dealing-console</w:t>
        </w:r>
        <w:proofErr w:type="spellEnd"/>
        <w:r w:rsidRPr="00B203B6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)</w:t>
        </w:r>
      </w:hyperlink>
    </w:p>
    <w:p w14:paraId="1ECD91FE" w14:textId="77777777" w:rsidR="00B203B6" w:rsidRPr="00B203B6" w:rsidRDefault="00B203B6" w:rsidP="00B203B6">
      <w:pPr>
        <w:numPr>
          <w:ilvl w:val="0"/>
          <w:numId w:val="85"/>
        </w:numPr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proofErr w:type="gram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Компоненты:</w:t>
      </w: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</w:t>
      </w:r>
      <w:proofErr w:type="spellEnd"/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заполнено</w:t>
      </w:r>
    </w:p>
    <w:p w14:paraId="4F668DAC" w14:textId="77777777" w:rsidR="00B203B6" w:rsidRPr="00B203B6" w:rsidRDefault="00B203B6" w:rsidP="00B203B6">
      <w:pPr>
        <w:numPr>
          <w:ilvl w:val="0"/>
          <w:numId w:val="85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Метки:</w:t>
      </w:r>
    </w:p>
    <w:p w14:paraId="2C55D58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 заполнено</w:t>
      </w:r>
    </w:p>
    <w:p w14:paraId="73EC7D6B" w14:textId="77777777" w:rsidR="00B203B6" w:rsidRPr="00B203B6" w:rsidRDefault="00B203B6" w:rsidP="00B203B6">
      <w:pPr>
        <w:numPr>
          <w:ilvl w:val="0"/>
          <w:numId w:val="8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 xml:space="preserve">Важность </w:t>
      </w:r>
      <w:proofErr w:type="spellStart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RnD</w:t>
      </w:r>
      <w:proofErr w:type="spellEnd"/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:</w:t>
      </w:r>
    </w:p>
    <w:p w14:paraId="52945D9E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Medium</w:t>
      </w:r>
      <w:proofErr w:type="spellEnd"/>
    </w:p>
    <w:p w14:paraId="20D85808" w14:textId="77777777" w:rsidR="00B203B6" w:rsidRPr="00B203B6" w:rsidRDefault="00B203B6" w:rsidP="00B203B6">
      <w:pPr>
        <w:numPr>
          <w:ilvl w:val="0"/>
          <w:numId w:val="86"/>
        </w:numPr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6B778C"/>
          <w:sz w:val="21"/>
          <w:szCs w:val="21"/>
          <w:lang w:eastAsia="ru-RU"/>
        </w:rPr>
        <w:t>От:</w:t>
      </w:r>
    </w:p>
    <w:p w14:paraId="26B5F862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Customer</w:t>
      </w:r>
      <w:proofErr w:type="spellEnd"/>
    </w:p>
    <w:p w14:paraId="2E069A66" w14:textId="77777777" w:rsidR="00B203B6" w:rsidRPr="00B203B6" w:rsidRDefault="00B203B6" w:rsidP="00B203B6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eastAsia="ru-RU"/>
        </w:rPr>
        <w:t>Описание</w:t>
      </w:r>
    </w:p>
    <w:p w14:paraId="4E5E09E1" w14:textId="77777777" w:rsidR="00B203B6" w:rsidRPr="00B203B6" w:rsidRDefault="00B203B6" w:rsidP="00B203B6">
      <w:pPr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Вопрос от клиента</w:t>
      </w:r>
    </w:p>
    <w:p w14:paraId="08ADD9E1" w14:textId="77777777" w:rsidR="00B203B6" w:rsidRPr="00B203B6" w:rsidRDefault="00B203B6" w:rsidP="00B203B6">
      <w:pPr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Тестирую ПО </w:t>
      </w:r>
      <w:proofErr w:type="spell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диллинговых</w:t>
      </w:r>
      <w:proofErr w:type="spell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пультов 2.8.16 и не вижу </w:t>
      </w:r>
      <w:proofErr w:type="gramStart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информации</w:t>
      </w:r>
      <w:proofErr w:type="gramEnd"/>
      <w:r w:rsidRPr="00B203B6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которая была ранее при нажатии на "версию" в разделе "настройки".</w:t>
      </w:r>
    </w:p>
    <w:p w14:paraId="3294796B" w14:textId="77777777" w:rsidR="00B203B6" w:rsidRPr="00B203B6" w:rsidRDefault="00B203B6" w:rsidP="00B203B6">
      <w:bookmarkStart w:id="2" w:name="_GoBack"/>
      <w:bookmarkEnd w:id="2"/>
    </w:p>
    <w:sectPr w:rsidR="00B203B6" w:rsidRPr="00B20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5EEB"/>
    <w:multiLevelType w:val="multilevel"/>
    <w:tmpl w:val="2A9C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173A2"/>
    <w:multiLevelType w:val="multilevel"/>
    <w:tmpl w:val="E0C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04C07"/>
    <w:multiLevelType w:val="multilevel"/>
    <w:tmpl w:val="C73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0235"/>
    <w:multiLevelType w:val="multilevel"/>
    <w:tmpl w:val="C02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7C03"/>
    <w:multiLevelType w:val="multilevel"/>
    <w:tmpl w:val="B3B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B44EC"/>
    <w:multiLevelType w:val="multilevel"/>
    <w:tmpl w:val="84F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53469"/>
    <w:multiLevelType w:val="multilevel"/>
    <w:tmpl w:val="CD7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13898"/>
    <w:multiLevelType w:val="multilevel"/>
    <w:tmpl w:val="BA2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D3118"/>
    <w:multiLevelType w:val="multilevel"/>
    <w:tmpl w:val="5B5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24045"/>
    <w:multiLevelType w:val="multilevel"/>
    <w:tmpl w:val="9482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C97EF1"/>
    <w:multiLevelType w:val="multilevel"/>
    <w:tmpl w:val="5AEA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E71C5"/>
    <w:multiLevelType w:val="multilevel"/>
    <w:tmpl w:val="B158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151194"/>
    <w:multiLevelType w:val="multilevel"/>
    <w:tmpl w:val="3B3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21C6C"/>
    <w:multiLevelType w:val="multilevel"/>
    <w:tmpl w:val="2374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AB1DD7"/>
    <w:multiLevelType w:val="multilevel"/>
    <w:tmpl w:val="02B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B40BF"/>
    <w:multiLevelType w:val="multilevel"/>
    <w:tmpl w:val="244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E1CE7"/>
    <w:multiLevelType w:val="multilevel"/>
    <w:tmpl w:val="08E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05390"/>
    <w:multiLevelType w:val="multilevel"/>
    <w:tmpl w:val="23D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91065"/>
    <w:multiLevelType w:val="multilevel"/>
    <w:tmpl w:val="516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74C42"/>
    <w:multiLevelType w:val="multilevel"/>
    <w:tmpl w:val="8D1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C2044"/>
    <w:multiLevelType w:val="multilevel"/>
    <w:tmpl w:val="218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13858"/>
    <w:multiLevelType w:val="multilevel"/>
    <w:tmpl w:val="6E9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85674"/>
    <w:multiLevelType w:val="multilevel"/>
    <w:tmpl w:val="D20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A1181C"/>
    <w:multiLevelType w:val="multilevel"/>
    <w:tmpl w:val="49E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8627F"/>
    <w:multiLevelType w:val="multilevel"/>
    <w:tmpl w:val="FE9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25EAF"/>
    <w:multiLevelType w:val="multilevel"/>
    <w:tmpl w:val="38FA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4C7237"/>
    <w:multiLevelType w:val="multilevel"/>
    <w:tmpl w:val="F6D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E6A1A"/>
    <w:multiLevelType w:val="multilevel"/>
    <w:tmpl w:val="52D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B1E48"/>
    <w:multiLevelType w:val="multilevel"/>
    <w:tmpl w:val="E37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14B38"/>
    <w:multiLevelType w:val="multilevel"/>
    <w:tmpl w:val="C26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D75EA"/>
    <w:multiLevelType w:val="multilevel"/>
    <w:tmpl w:val="BEB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A4508"/>
    <w:multiLevelType w:val="multilevel"/>
    <w:tmpl w:val="1CB6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2D42AD"/>
    <w:multiLevelType w:val="multilevel"/>
    <w:tmpl w:val="569A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5840A2"/>
    <w:multiLevelType w:val="multilevel"/>
    <w:tmpl w:val="823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02B59"/>
    <w:multiLevelType w:val="multilevel"/>
    <w:tmpl w:val="7FD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41276"/>
    <w:multiLevelType w:val="multilevel"/>
    <w:tmpl w:val="C8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965E5"/>
    <w:multiLevelType w:val="multilevel"/>
    <w:tmpl w:val="BC1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E327B"/>
    <w:multiLevelType w:val="multilevel"/>
    <w:tmpl w:val="BC3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E2566"/>
    <w:multiLevelType w:val="multilevel"/>
    <w:tmpl w:val="E1A2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5A0682"/>
    <w:multiLevelType w:val="multilevel"/>
    <w:tmpl w:val="B3A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05623"/>
    <w:multiLevelType w:val="multilevel"/>
    <w:tmpl w:val="660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B58E1"/>
    <w:multiLevelType w:val="multilevel"/>
    <w:tmpl w:val="CDF4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D614B5"/>
    <w:multiLevelType w:val="multilevel"/>
    <w:tmpl w:val="1AB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062E50"/>
    <w:multiLevelType w:val="multilevel"/>
    <w:tmpl w:val="FC96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592FFC"/>
    <w:multiLevelType w:val="multilevel"/>
    <w:tmpl w:val="29F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B7677"/>
    <w:multiLevelType w:val="multilevel"/>
    <w:tmpl w:val="281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9277D"/>
    <w:multiLevelType w:val="multilevel"/>
    <w:tmpl w:val="2F4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C00719"/>
    <w:multiLevelType w:val="multilevel"/>
    <w:tmpl w:val="12B6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AF20E3"/>
    <w:multiLevelType w:val="multilevel"/>
    <w:tmpl w:val="D42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43357B"/>
    <w:multiLevelType w:val="multilevel"/>
    <w:tmpl w:val="FD7C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04AF8"/>
    <w:multiLevelType w:val="multilevel"/>
    <w:tmpl w:val="93B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AD6A53"/>
    <w:multiLevelType w:val="multilevel"/>
    <w:tmpl w:val="80D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E1223C"/>
    <w:multiLevelType w:val="multilevel"/>
    <w:tmpl w:val="403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C10F8"/>
    <w:multiLevelType w:val="multilevel"/>
    <w:tmpl w:val="7D0C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9D1E4C"/>
    <w:multiLevelType w:val="multilevel"/>
    <w:tmpl w:val="DC2A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941DAD"/>
    <w:multiLevelType w:val="multilevel"/>
    <w:tmpl w:val="624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344E8"/>
    <w:multiLevelType w:val="multilevel"/>
    <w:tmpl w:val="927A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636B19"/>
    <w:multiLevelType w:val="multilevel"/>
    <w:tmpl w:val="C372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161A97"/>
    <w:multiLevelType w:val="multilevel"/>
    <w:tmpl w:val="84C2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212909"/>
    <w:multiLevelType w:val="multilevel"/>
    <w:tmpl w:val="EE2A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C1068B"/>
    <w:multiLevelType w:val="multilevel"/>
    <w:tmpl w:val="59A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F12D5"/>
    <w:multiLevelType w:val="multilevel"/>
    <w:tmpl w:val="5B1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963E0"/>
    <w:multiLevelType w:val="multilevel"/>
    <w:tmpl w:val="895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B85105"/>
    <w:multiLevelType w:val="multilevel"/>
    <w:tmpl w:val="DC7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CE60F4"/>
    <w:multiLevelType w:val="multilevel"/>
    <w:tmpl w:val="7630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7760E9"/>
    <w:multiLevelType w:val="multilevel"/>
    <w:tmpl w:val="05C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4077D"/>
    <w:multiLevelType w:val="multilevel"/>
    <w:tmpl w:val="C79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F1D4B"/>
    <w:multiLevelType w:val="multilevel"/>
    <w:tmpl w:val="ED98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C81FA4"/>
    <w:multiLevelType w:val="multilevel"/>
    <w:tmpl w:val="02E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480C6E"/>
    <w:multiLevelType w:val="multilevel"/>
    <w:tmpl w:val="2D9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BC79B5"/>
    <w:multiLevelType w:val="multilevel"/>
    <w:tmpl w:val="ECB6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4B6B60"/>
    <w:multiLevelType w:val="multilevel"/>
    <w:tmpl w:val="FAC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B57624"/>
    <w:multiLevelType w:val="multilevel"/>
    <w:tmpl w:val="0DCC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395ADE"/>
    <w:multiLevelType w:val="multilevel"/>
    <w:tmpl w:val="8478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2B0ABC"/>
    <w:multiLevelType w:val="multilevel"/>
    <w:tmpl w:val="1AF2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143B46"/>
    <w:multiLevelType w:val="multilevel"/>
    <w:tmpl w:val="468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067F5"/>
    <w:multiLevelType w:val="multilevel"/>
    <w:tmpl w:val="E50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22365D"/>
    <w:multiLevelType w:val="multilevel"/>
    <w:tmpl w:val="7A48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3B0635"/>
    <w:multiLevelType w:val="multilevel"/>
    <w:tmpl w:val="AEB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BA1345"/>
    <w:multiLevelType w:val="multilevel"/>
    <w:tmpl w:val="D33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930800"/>
    <w:multiLevelType w:val="multilevel"/>
    <w:tmpl w:val="16A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697B55"/>
    <w:multiLevelType w:val="multilevel"/>
    <w:tmpl w:val="A0D8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E06EB7"/>
    <w:multiLevelType w:val="multilevel"/>
    <w:tmpl w:val="6EB8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450117"/>
    <w:multiLevelType w:val="multilevel"/>
    <w:tmpl w:val="D92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77692"/>
    <w:multiLevelType w:val="multilevel"/>
    <w:tmpl w:val="3264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847FCA"/>
    <w:multiLevelType w:val="multilevel"/>
    <w:tmpl w:val="91E4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4"/>
  </w:num>
  <w:num w:numId="2">
    <w:abstractNumId w:val="39"/>
  </w:num>
  <w:num w:numId="3">
    <w:abstractNumId w:val="8"/>
  </w:num>
  <w:num w:numId="4">
    <w:abstractNumId w:val="82"/>
  </w:num>
  <w:num w:numId="5">
    <w:abstractNumId w:val="61"/>
  </w:num>
  <w:num w:numId="6">
    <w:abstractNumId w:val="52"/>
  </w:num>
  <w:num w:numId="7">
    <w:abstractNumId w:val="33"/>
  </w:num>
  <w:num w:numId="8">
    <w:abstractNumId w:val="57"/>
  </w:num>
  <w:num w:numId="9">
    <w:abstractNumId w:val="16"/>
  </w:num>
  <w:num w:numId="10">
    <w:abstractNumId w:val="44"/>
  </w:num>
  <w:num w:numId="11">
    <w:abstractNumId w:val="53"/>
  </w:num>
  <w:num w:numId="12">
    <w:abstractNumId w:val="9"/>
  </w:num>
  <w:num w:numId="13">
    <w:abstractNumId w:val="1"/>
  </w:num>
  <w:num w:numId="14">
    <w:abstractNumId w:val="17"/>
  </w:num>
  <w:num w:numId="15">
    <w:abstractNumId w:val="32"/>
  </w:num>
  <w:num w:numId="16">
    <w:abstractNumId w:val="6"/>
  </w:num>
  <w:num w:numId="17">
    <w:abstractNumId w:val="65"/>
  </w:num>
  <w:num w:numId="18">
    <w:abstractNumId w:val="67"/>
  </w:num>
  <w:num w:numId="19">
    <w:abstractNumId w:val="80"/>
  </w:num>
  <w:num w:numId="20">
    <w:abstractNumId w:val="12"/>
  </w:num>
  <w:num w:numId="21">
    <w:abstractNumId w:val="38"/>
  </w:num>
  <w:num w:numId="22">
    <w:abstractNumId w:val="2"/>
  </w:num>
  <w:num w:numId="23">
    <w:abstractNumId w:val="76"/>
  </w:num>
  <w:num w:numId="24">
    <w:abstractNumId w:val="59"/>
  </w:num>
  <w:num w:numId="25">
    <w:abstractNumId w:val="66"/>
  </w:num>
  <w:num w:numId="26">
    <w:abstractNumId w:val="42"/>
  </w:num>
  <w:num w:numId="27">
    <w:abstractNumId w:val="73"/>
  </w:num>
  <w:num w:numId="28">
    <w:abstractNumId w:val="14"/>
  </w:num>
  <w:num w:numId="29">
    <w:abstractNumId w:val="26"/>
  </w:num>
  <w:num w:numId="30">
    <w:abstractNumId w:val="27"/>
  </w:num>
  <w:num w:numId="31">
    <w:abstractNumId w:val="79"/>
  </w:num>
  <w:num w:numId="32">
    <w:abstractNumId w:val="25"/>
  </w:num>
  <w:num w:numId="33">
    <w:abstractNumId w:val="48"/>
  </w:num>
  <w:num w:numId="34">
    <w:abstractNumId w:val="49"/>
  </w:num>
  <w:num w:numId="35">
    <w:abstractNumId w:val="70"/>
  </w:num>
  <w:num w:numId="36">
    <w:abstractNumId w:val="37"/>
  </w:num>
  <w:num w:numId="37">
    <w:abstractNumId w:val="68"/>
  </w:num>
  <w:num w:numId="38">
    <w:abstractNumId w:val="21"/>
  </w:num>
  <w:num w:numId="39">
    <w:abstractNumId w:val="43"/>
  </w:num>
  <w:num w:numId="40">
    <w:abstractNumId w:val="41"/>
  </w:num>
  <w:num w:numId="41">
    <w:abstractNumId w:val="0"/>
  </w:num>
  <w:num w:numId="42">
    <w:abstractNumId w:val="18"/>
  </w:num>
  <w:num w:numId="43">
    <w:abstractNumId w:val="60"/>
  </w:num>
  <w:num w:numId="44">
    <w:abstractNumId w:val="47"/>
  </w:num>
  <w:num w:numId="45">
    <w:abstractNumId w:val="34"/>
  </w:num>
  <w:num w:numId="46">
    <w:abstractNumId w:val="71"/>
  </w:num>
  <w:num w:numId="47">
    <w:abstractNumId w:val="85"/>
  </w:num>
  <w:num w:numId="48">
    <w:abstractNumId w:val="22"/>
  </w:num>
  <w:num w:numId="49">
    <w:abstractNumId w:val="84"/>
  </w:num>
  <w:num w:numId="50">
    <w:abstractNumId w:val="30"/>
  </w:num>
  <w:num w:numId="51">
    <w:abstractNumId w:val="28"/>
  </w:num>
  <w:num w:numId="52">
    <w:abstractNumId w:val="4"/>
  </w:num>
  <w:num w:numId="53">
    <w:abstractNumId w:val="13"/>
  </w:num>
  <w:num w:numId="54">
    <w:abstractNumId w:val="31"/>
  </w:num>
  <w:num w:numId="55">
    <w:abstractNumId w:val="72"/>
  </w:num>
  <w:num w:numId="56">
    <w:abstractNumId w:val="46"/>
  </w:num>
  <w:num w:numId="57">
    <w:abstractNumId w:val="40"/>
  </w:num>
  <w:num w:numId="58">
    <w:abstractNumId w:val="5"/>
  </w:num>
  <w:num w:numId="59">
    <w:abstractNumId w:val="75"/>
  </w:num>
  <w:num w:numId="60">
    <w:abstractNumId w:val="19"/>
  </w:num>
  <w:num w:numId="61">
    <w:abstractNumId w:val="56"/>
  </w:num>
  <w:num w:numId="62">
    <w:abstractNumId w:val="63"/>
  </w:num>
  <w:num w:numId="63">
    <w:abstractNumId w:val="62"/>
  </w:num>
  <w:num w:numId="64">
    <w:abstractNumId w:val="24"/>
  </w:num>
  <w:num w:numId="65">
    <w:abstractNumId w:val="11"/>
  </w:num>
  <w:num w:numId="66">
    <w:abstractNumId w:val="74"/>
  </w:num>
  <w:num w:numId="67">
    <w:abstractNumId w:val="3"/>
  </w:num>
  <w:num w:numId="68">
    <w:abstractNumId w:val="69"/>
  </w:num>
  <w:num w:numId="69">
    <w:abstractNumId w:val="58"/>
  </w:num>
  <w:num w:numId="70">
    <w:abstractNumId w:val="55"/>
  </w:num>
  <w:num w:numId="71">
    <w:abstractNumId w:val="7"/>
  </w:num>
  <w:num w:numId="72">
    <w:abstractNumId w:val="10"/>
  </w:num>
  <w:num w:numId="73">
    <w:abstractNumId w:val="83"/>
  </w:num>
  <w:num w:numId="74">
    <w:abstractNumId w:val="23"/>
  </w:num>
  <w:num w:numId="75">
    <w:abstractNumId w:val="54"/>
  </w:num>
  <w:num w:numId="76">
    <w:abstractNumId w:val="51"/>
  </w:num>
  <w:num w:numId="77">
    <w:abstractNumId w:val="15"/>
  </w:num>
  <w:num w:numId="78">
    <w:abstractNumId w:val="50"/>
  </w:num>
  <w:num w:numId="79">
    <w:abstractNumId w:val="20"/>
  </w:num>
  <w:num w:numId="80">
    <w:abstractNumId w:val="35"/>
  </w:num>
  <w:num w:numId="81">
    <w:abstractNumId w:val="81"/>
  </w:num>
  <w:num w:numId="82">
    <w:abstractNumId w:val="45"/>
  </w:num>
  <w:num w:numId="83">
    <w:abstractNumId w:val="36"/>
  </w:num>
  <w:num w:numId="84">
    <w:abstractNumId w:val="77"/>
  </w:num>
  <w:num w:numId="85">
    <w:abstractNumId w:val="29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AD"/>
    <w:rsid w:val="003F13AD"/>
    <w:rsid w:val="00451E75"/>
    <w:rsid w:val="006D1711"/>
    <w:rsid w:val="00B2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43DF"/>
  <w15:chartTrackingRefBased/>
  <w15:docId w15:val="{80FA3AC4-AD1A-4B84-A52B-D39D1B63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203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B203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3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203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B203B6"/>
    <w:rPr>
      <w:color w:val="0000FF"/>
      <w:u w:val="single"/>
    </w:rPr>
  </w:style>
  <w:style w:type="character" w:customStyle="1" w:styleId="trigger-label">
    <w:name w:val="trigger-label"/>
    <w:basedOn w:val="a0"/>
    <w:rsid w:val="00B203B6"/>
  </w:style>
  <w:style w:type="character" w:customStyle="1" w:styleId="dropdown-text">
    <w:name w:val="dropdown-text"/>
    <w:basedOn w:val="a0"/>
    <w:rsid w:val="00B203B6"/>
  </w:style>
  <w:style w:type="paragraph" w:customStyle="1" w:styleId="item">
    <w:name w:val="item"/>
    <w:basedOn w:val="a"/>
    <w:rsid w:val="00B20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203B6"/>
    <w:rPr>
      <w:b/>
      <w:bCs/>
    </w:rPr>
  </w:style>
  <w:style w:type="character" w:customStyle="1" w:styleId="value">
    <w:name w:val="value"/>
    <w:basedOn w:val="a0"/>
    <w:rsid w:val="00B203B6"/>
  </w:style>
  <w:style w:type="character" w:customStyle="1" w:styleId="status-view">
    <w:name w:val="status-view"/>
    <w:basedOn w:val="a0"/>
    <w:rsid w:val="00B203B6"/>
  </w:style>
  <w:style w:type="character" w:customStyle="1" w:styleId="shorten">
    <w:name w:val="shorten"/>
    <w:basedOn w:val="a0"/>
    <w:rsid w:val="00B203B6"/>
  </w:style>
  <w:style w:type="character" w:customStyle="1" w:styleId="cbsv-gh-version">
    <w:name w:val="cbsv-gh-version"/>
    <w:basedOn w:val="a0"/>
    <w:rsid w:val="00B203B6"/>
  </w:style>
  <w:style w:type="character" w:customStyle="1" w:styleId="labels">
    <w:name w:val="labels"/>
    <w:basedOn w:val="a0"/>
    <w:rsid w:val="00B203B6"/>
  </w:style>
  <w:style w:type="paragraph" w:styleId="a5">
    <w:name w:val="Normal (Web)"/>
    <w:basedOn w:val="a"/>
    <w:uiPriority w:val="99"/>
    <w:semiHidden/>
    <w:unhideWhenUsed/>
    <w:rsid w:val="00B20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rop">
    <w:name w:val="drop"/>
    <w:basedOn w:val="a"/>
    <w:rsid w:val="00B20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i-icon">
    <w:name w:val="aui-icon"/>
    <w:basedOn w:val="a0"/>
    <w:rsid w:val="00B203B6"/>
  </w:style>
  <w:style w:type="character" w:customStyle="1" w:styleId="issue-drop-zonetext">
    <w:name w:val="issue-drop-zone__text"/>
    <w:basedOn w:val="a0"/>
    <w:rsid w:val="00B203B6"/>
  </w:style>
  <w:style w:type="character" w:customStyle="1" w:styleId="icon-default">
    <w:name w:val="icon-default"/>
    <w:basedOn w:val="a0"/>
    <w:rsid w:val="00B203B6"/>
  </w:style>
  <w:style w:type="paragraph" w:customStyle="1" w:styleId="menu-item">
    <w:name w:val="menu-item"/>
    <w:basedOn w:val="a"/>
    <w:rsid w:val="00B20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ate">
    <w:name w:val="date"/>
    <w:basedOn w:val="a0"/>
    <w:rsid w:val="00B203B6"/>
  </w:style>
  <w:style w:type="character" w:styleId="a6">
    <w:name w:val="Emphasis"/>
    <w:basedOn w:val="a0"/>
    <w:uiPriority w:val="20"/>
    <w:qFormat/>
    <w:rsid w:val="00B203B6"/>
    <w:rPr>
      <w:i/>
      <w:iCs/>
    </w:rPr>
  </w:style>
  <w:style w:type="character" w:customStyle="1" w:styleId="redtext">
    <w:name w:val="redtext"/>
    <w:basedOn w:val="a0"/>
    <w:rsid w:val="00B2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8873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772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94088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25317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8311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9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01702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80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32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68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5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41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8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0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1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84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4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58933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0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02803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4959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03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42477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113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64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6046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0539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12184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6826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5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5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31033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2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42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98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05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69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02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7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12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63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6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0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3063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5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9843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31086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25825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51986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74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8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5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4853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29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5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25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27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85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03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5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6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770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1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0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0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28385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5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427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61029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8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1950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4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65686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5167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17051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34555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182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99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1828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3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3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58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5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7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2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212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4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5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4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9067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702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84819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4983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96333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0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87573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71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2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88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0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8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96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80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7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2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50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33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50578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41048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76435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649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6866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93361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07209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0970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084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8523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80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62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72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49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65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0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81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43572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32102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77941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6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721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279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66549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81043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08207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93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9132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3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2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66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42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22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3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4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6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5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57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81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324268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47999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65841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5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572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9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9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41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23679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443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75548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2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71744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1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12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95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37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07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61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5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4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2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53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4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9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464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31653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349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42034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96567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3" w:color="auto"/>
                                <w:bottom w:val="single" w:sz="6" w:space="2" w:color="auto"/>
                                <w:right w:val="single" w:sz="6" w:space="3" w:color="auto"/>
                              </w:divBdr>
                            </w:div>
                          </w:divsChild>
                        </w:div>
                        <w:div w:id="1433940997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dashed" w:sz="6" w:space="5" w:color="CCCCCC"/>
                            <w:left w:val="dashed" w:sz="6" w:space="15" w:color="CCCCCC"/>
                            <w:bottom w:val="dashed" w:sz="6" w:space="5" w:color="CCCCCC"/>
                            <w:right w:val="dashed" w:sz="6" w:space="5" w:color="CCCCCC"/>
                          </w:divBdr>
                        </w:div>
                      </w:divsChild>
                    </w:div>
                    <w:div w:id="115055713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34290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41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63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432944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031442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26763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84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2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5163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7369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2419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592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74718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3214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26339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37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1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47681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62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92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75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83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04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85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293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1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47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9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69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7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9891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06856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30457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2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5983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252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45073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12435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47836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75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3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37030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2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18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89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2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0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83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34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33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1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5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69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66371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3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58713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4033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89362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6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2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9137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06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74290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73298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93621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06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49353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79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95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3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97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9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7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4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6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92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43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64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7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61778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32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50680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729552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72044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3" w:color="auto"/>
                                <w:bottom w:val="single" w:sz="6" w:space="2" w:color="auto"/>
                                <w:right w:val="single" w:sz="6" w:space="3" w:color="auto"/>
                              </w:divBdr>
                            </w:div>
                          </w:divsChild>
                        </w:div>
                        <w:div w:id="490410932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dashed" w:sz="6" w:space="5" w:color="CCCCCC"/>
                            <w:left w:val="dashed" w:sz="6" w:space="15" w:color="CCCCCC"/>
                            <w:bottom w:val="dashed" w:sz="6" w:space="5" w:color="CCCCCC"/>
                            <w:right w:val="dashed" w:sz="6" w:space="5" w:color="CCCCCC"/>
                          </w:divBdr>
                        </w:div>
                      </w:divsChild>
                    </w:div>
                    <w:div w:id="109274736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6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38146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29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92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99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1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80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2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94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275651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6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176355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5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06677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69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9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103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5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7100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31676">
                                                  <w:blockQuote w:val="1"/>
                                                  <w:marLeft w:val="285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15" w:color="DFE1E6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59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36" w:space="4" w:color="3572B0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88240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3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366556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822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702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48674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13194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25981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3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0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7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0278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7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34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9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1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43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36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1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68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9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46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820388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61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7735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79916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84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6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63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1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4760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44574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27764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00995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41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3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19870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89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0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2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77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29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54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945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7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92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7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453635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14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81426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5505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1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0979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513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1811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25122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47420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9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4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05240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9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9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53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7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4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7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65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1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43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9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7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13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37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47873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1044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7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2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4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218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6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6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579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65337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162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34450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4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4177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13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50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7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9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30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43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49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3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7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5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0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3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13569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0609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6408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4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5075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6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4061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59618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4446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028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97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23602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6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37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4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94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5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0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93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7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549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6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93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3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8103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36378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669168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0449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048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03100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2807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53296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55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1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55411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8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6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10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5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71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1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97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0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729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9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88297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37072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5333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5211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729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07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36538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63828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47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2311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78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6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3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3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5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4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01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96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13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0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67925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1898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86943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74551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4706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23345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76331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24562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70673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36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0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65504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43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13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25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37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9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9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22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1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9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7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12705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87975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2165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7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1590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1411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698325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93375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89376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43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3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77762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0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61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97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62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6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18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54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8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451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5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8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0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7058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7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06258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3100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27167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28655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2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3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3" w:color="auto"/>
                                <w:bottom w:val="single" w:sz="6" w:space="2" w:color="auto"/>
                                <w:right w:val="single" w:sz="6" w:space="3" w:color="auto"/>
                              </w:divBdr>
                            </w:div>
                          </w:divsChild>
                        </w:div>
                        <w:div w:id="752707375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dashed" w:sz="6" w:space="5" w:color="CCCCCC"/>
                            <w:left w:val="dashed" w:sz="6" w:space="15" w:color="CCCCCC"/>
                            <w:bottom w:val="dashed" w:sz="6" w:space="5" w:color="CCCCCC"/>
                            <w:right w:val="dashed" w:sz="6" w:space="5" w:color="CCCCCC"/>
                          </w:divBdr>
                        </w:div>
                      </w:divsChild>
                    </w:div>
                    <w:div w:id="96103668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9880834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083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419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3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09413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3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54391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68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34001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1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70883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5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33892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29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269640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81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21414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6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2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55542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36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79733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1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1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490941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6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7995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0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76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71757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97052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9633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91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597984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6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1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5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85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86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1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9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9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666671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13519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43">
                              <w:marLeft w:val="-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830957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49970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auto"/>
                                <w:left w:val="single" w:sz="6" w:space="3" w:color="auto"/>
                                <w:bottom w:val="single" w:sz="6" w:space="2" w:color="auto"/>
                                <w:right w:val="single" w:sz="6" w:space="3" w:color="auto"/>
                              </w:divBdr>
                            </w:div>
                          </w:divsChild>
                        </w:div>
                        <w:div w:id="1648239634">
                          <w:marLeft w:val="150"/>
                          <w:marRight w:val="0"/>
                          <w:marTop w:val="75"/>
                          <w:marBottom w:val="0"/>
                          <w:divBdr>
                            <w:top w:val="dashed" w:sz="6" w:space="5" w:color="CCCCCC"/>
                            <w:left w:val="dashed" w:sz="6" w:space="15" w:color="CCCCCC"/>
                            <w:bottom w:val="dashed" w:sz="6" w:space="5" w:color="CCCCCC"/>
                            <w:right w:val="dashed" w:sz="6" w:space="5" w:color="CCCCCC"/>
                          </w:divBdr>
                        </w:div>
                      </w:divsChild>
                    </w:div>
                    <w:div w:id="124330058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8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365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2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47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7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25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220031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001101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71286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77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7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72459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713942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8947">
                                                  <w:blockQuote w:val="1"/>
                                                  <w:marLeft w:val="285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15" w:color="DFE1E6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2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36" w:space="4" w:color="3572B0"/>
                                        <w:bottom w:val="single" w:sz="6" w:space="8" w:color="C1C7D0"/>
                                        <w:right w:val="none" w:sz="0" w:space="0" w:color="auto"/>
                                      </w:divBdr>
                                      <w:divsChild>
                                        <w:div w:id="185218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1789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ira.satel.org/browse/WUI-4449" TargetMode="External"/><Relationship Id="rId299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21" Type="http://schemas.openxmlformats.org/officeDocument/2006/relationships/hyperlink" Target="https://www.figma.com/design/yayoXYWFA9Gj6mRWR6eR0u/%D0%94%D0%B8%D0%B7%D0%B0%D0%B9%D0%BD-%D1%81%D0%B8%D1%81%D1%82%D0%B5%D0%BC%D0%B0-%D0%A0%D0%A2%D0%A3-UC-2.0?node-id=13223-5297&amp;p=f&amp;t=Hosb8bltnmpuM5DQ-0" TargetMode="External"/><Relationship Id="rId63" Type="http://schemas.openxmlformats.org/officeDocument/2006/relationships/hyperlink" Target="https://jira.satel.org/secure/WorkflowUIDispatcher.jspa?id=143861&amp;action=11&amp;atl_token=BD1Q-DAPR-8ZOI-5HXW_16884cf4d98b0aa0976cbe0f6d3d9258dc8d6028_lin" TargetMode="External"/><Relationship Id="rId159" Type="http://schemas.openxmlformats.org/officeDocument/2006/relationships/hyperlink" Target="https://jira.satel.org/browse/WUI-4207" TargetMode="External"/><Relationship Id="rId324" Type="http://schemas.openxmlformats.org/officeDocument/2006/relationships/hyperlink" Target="https://jira.satel.org/secure/WorkflowUIDispatcher.jspa?id=145446&amp;action=11&amp;atl_token=BD1Q-DAPR-8ZOI-5HXW_16884cf4d98b0aa0976cbe0f6d3d9258dc8d6028_lin" TargetMode="External"/><Relationship Id="rId366" Type="http://schemas.openxmlformats.org/officeDocument/2006/relationships/hyperlink" Target="https://jira.satel.org/secure/EditIssue!default.jspa?id=134672" TargetMode="External"/><Relationship Id="rId170" Type="http://schemas.openxmlformats.org/officeDocument/2006/relationships/hyperlink" Target="https://jira.satel.org/browse/WUI-4207" TargetMode="External"/><Relationship Id="rId226" Type="http://schemas.openxmlformats.org/officeDocument/2006/relationships/hyperlink" Target="https://jira.satel.org/browse/WUI-3518?workflowName=WebPortal&amp;stepId=4" TargetMode="External"/><Relationship Id="rId268" Type="http://schemas.openxmlformats.org/officeDocument/2006/relationships/hyperlink" Target="https://jira.satel.org/browse/WUI" TargetMode="External"/><Relationship Id="rId32" Type="http://schemas.openxmlformats.org/officeDocument/2006/relationships/hyperlink" Target="https://jira.satel.org/secure/WorkflowUIDispatcher.jspa?id=144820&amp;action=131&amp;atl_token=BD1Q-DAPR-8ZOI-5HXW_16884cf4d98b0aa0976cbe0f6d3d9258dc8d6028_lin" TargetMode="External"/><Relationship Id="rId74" Type="http://schemas.openxmlformats.org/officeDocument/2006/relationships/hyperlink" Target="https://jira.satel.org/secure/AddComment!default.jspa?id=140593" TargetMode="External"/><Relationship Id="rId128" Type="http://schemas.openxmlformats.org/officeDocument/2006/relationships/hyperlink" Target="https://jira.satel.org/secure/WorkflowUIDispatcher.jspa?id=145443&amp;action=11&amp;atl_token=BD1Q-DAPR-8ZOI-5HXW_16884cf4d98b0aa0976cbe0f6d3d9258dc8d6028_lin" TargetMode="External"/><Relationship Id="rId335" Type="http://schemas.openxmlformats.org/officeDocument/2006/relationships/hyperlink" Target="https://jira.satel.org/secure/AddComment!default.jspa?id=137599" TargetMode="External"/><Relationship Id="rId377" Type="http://schemas.openxmlformats.org/officeDocument/2006/relationships/hyperlink" Target="https://jira.satel.org/browse/WUI-3423?workflowName=WebPortal&amp;stepId=1" TargetMode="External"/><Relationship Id="rId5" Type="http://schemas.openxmlformats.org/officeDocument/2006/relationships/hyperlink" Target="https://jira.satel.org/browse/WUI" TargetMode="External"/><Relationship Id="rId181" Type="http://schemas.openxmlformats.org/officeDocument/2006/relationships/hyperlink" Target="https://jira.satel.org/browse/WUI-4207?page=com.atlassian.jira.plugin.system.issuetabpanels:all-tabpanel" TargetMode="External"/><Relationship Id="rId237" Type="http://schemas.openxmlformats.org/officeDocument/2006/relationships/hyperlink" Target="https://jira.satel.org/secure/WorkflowUIDispatcher.jspa?id=138004&amp;action=11&amp;atl_token=BD1Q-DAPR-8ZOI-5HXW_16884cf4d98b0aa0976cbe0f6d3d9258dc8d6028_lin" TargetMode="External"/><Relationship Id="rId402" Type="http://schemas.openxmlformats.org/officeDocument/2006/relationships/hyperlink" Target="https://jira.satel.org/secure/WorkflowUIDispatcher.jspa?id=147136&amp;action=51&amp;atl_token=BD1Q-DAPR-8ZOI-5HXW_16884cf4d98b0aa0976cbe0f6d3d9258dc8d6028_lin" TargetMode="External"/><Relationship Id="rId279" Type="http://schemas.openxmlformats.org/officeDocument/2006/relationships/hyperlink" Target="https://jira.satel.org/browse/WUI-4279" TargetMode="External"/><Relationship Id="rId43" Type="http://schemas.openxmlformats.org/officeDocument/2006/relationships/hyperlink" Target="https://jira.satel.org/browse/WUI-4218" TargetMode="External"/><Relationship Id="rId139" Type="http://schemas.openxmlformats.org/officeDocument/2006/relationships/hyperlink" Target="https://jira.satel.org/secure/DeleteRemoteIssueLink.jspa?id=145443&amp;remoteIssueLinkId=307460&amp;atl_token=BD1Q-DAPR-8ZOI-5HXW_16884cf4d98b0aa0976cbe0f6d3d9258dc8d6028_lin" TargetMode="External"/><Relationship Id="rId290" Type="http://schemas.openxmlformats.org/officeDocument/2006/relationships/hyperlink" Target="https://jira.satel.org/secure/WorkflowUIDispatcher.jspa?id=145445&amp;action=21&amp;atl_token=BD1Q-DAPR-8ZOI-5HXW_16884cf4d98b0aa0976cbe0f6d3d9258dc8d6028_lin" TargetMode="External"/><Relationship Id="rId304" Type="http://schemas.openxmlformats.org/officeDocument/2006/relationships/hyperlink" Target="https://jira.satel.org/secure/AssignIssue!default.jspa?id=145446" TargetMode="External"/><Relationship Id="rId346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88" Type="http://schemas.openxmlformats.org/officeDocument/2006/relationships/hyperlink" Target="https://jira.satel.org/secure/WorkflowUIDispatcher.jspa?id=146968&amp;action=11&amp;atl_token=BD1Q-DAPR-8ZOI-5HXW_16884cf4d98b0aa0976cbe0f6d3d9258dc8d6028_lin" TargetMode="External"/><Relationship Id="rId85" Type="http://schemas.openxmlformats.org/officeDocument/2006/relationships/hyperlink" Target="https://jira.satel.org/issues/?jql=project+%3D+WUI+AND+fixVersion+%3D+%222.9.0+%28dealing-console%29%22" TargetMode="External"/><Relationship Id="rId150" Type="http://schemas.openxmlformats.org/officeDocument/2006/relationships/hyperlink" Target="https://jira.satel.org/secure/ViewProfile.jspa?name=git" TargetMode="External"/><Relationship Id="rId192" Type="http://schemas.openxmlformats.org/officeDocument/2006/relationships/hyperlink" Target="https://gitlab.satel.org/wui/dealing-console-ui/-/tree/service-task/WUI-4207" TargetMode="External"/><Relationship Id="rId206" Type="http://schemas.openxmlformats.org/officeDocument/2006/relationships/hyperlink" Target="https://jira.satel.org/secure/WorkflowUIDispatcher.jspa?id=139619&amp;action=101&amp;atl_token=BD1Q-DAPR-8ZOI-5HXW_16884cf4d98b0aa0976cbe0f6d3d9258dc8d6028_lin" TargetMode="External"/><Relationship Id="rId413" Type="http://schemas.openxmlformats.org/officeDocument/2006/relationships/hyperlink" Target="https://jira.satel.org/browse/WUI-4528" TargetMode="External"/><Relationship Id="rId248" Type="http://schemas.openxmlformats.org/officeDocument/2006/relationships/hyperlink" Target="https://jira.satel.org/browse/WUI-3643?page=com.atlassian.jira.plugin.system.issuetabpanels:changehistory-tabpanel" TargetMode="External"/><Relationship Id="rId12" Type="http://schemas.openxmlformats.org/officeDocument/2006/relationships/hyperlink" Target="https://jira.satel.org/secure/WorkflowUIDispatcher.jspa?id=144096&amp;action=11&amp;atl_token=BD1Q-DAPR-8ZOI-5HXW_16884cf4d98b0aa0976cbe0f6d3d9258dc8d6028_lin" TargetMode="External"/><Relationship Id="rId108" Type="http://schemas.openxmlformats.org/officeDocument/2006/relationships/hyperlink" Target="https://jira.satel.org/secure/AddComment!default.jspa?id=146937" TargetMode="External"/><Relationship Id="rId315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57" Type="http://schemas.openxmlformats.org/officeDocument/2006/relationships/hyperlink" Target="https://jira.satel.org/secure/WorkflowUIDispatcher.jspa?id=133632&amp;action=91&amp;atl_token=BD1Q-DAPR-8ZOI-5HXW_16884cf4d98b0aa0976cbe0f6d3d9258dc8d6028_lin" TargetMode="External"/><Relationship Id="rId54" Type="http://schemas.openxmlformats.org/officeDocument/2006/relationships/image" Target="media/image2.png"/><Relationship Id="rId96" Type="http://schemas.openxmlformats.org/officeDocument/2006/relationships/hyperlink" Target="https://jira.satel.org/secure/WorkflowUIDispatcher.jspa?id=139721&amp;action=31&amp;atl_token=BD1Q-DAPR-8ZOI-5HXW_16884cf4d98b0aa0976cbe0f6d3d9258dc8d6028_lin" TargetMode="External"/><Relationship Id="rId161" Type="http://schemas.openxmlformats.org/officeDocument/2006/relationships/hyperlink" Target="https://jira.satel.org/secure/AddComment!default.jspa?id=144706" TargetMode="External"/><Relationship Id="rId217" Type="http://schemas.openxmlformats.org/officeDocument/2006/relationships/hyperlink" Target="https://jira.satel.org/secure/AssignIssue!default.jspa?id=136064" TargetMode="External"/><Relationship Id="rId399" Type="http://schemas.openxmlformats.org/officeDocument/2006/relationships/hyperlink" Target="https://jira.satel.org/secure/AddComment!default.jspa?id=147136" TargetMode="External"/><Relationship Id="rId259" Type="http://schemas.openxmlformats.org/officeDocument/2006/relationships/hyperlink" Target="https://jira.satel.org/browse/WUI-3643?focusedCommentId=466923&amp;page=com.atlassian.jira.plugin.system.issuetabpanels:comment-tabpanel" TargetMode="External"/><Relationship Id="rId424" Type="http://schemas.openxmlformats.org/officeDocument/2006/relationships/hyperlink" Target="https://jira.satel.org/browse/WUI-4528" TargetMode="External"/><Relationship Id="rId23" Type="http://schemas.openxmlformats.org/officeDocument/2006/relationships/hyperlink" Target="https://jira.satel.org/browse/WUI-4218" TargetMode="External"/><Relationship Id="rId119" Type="http://schemas.openxmlformats.org/officeDocument/2006/relationships/hyperlink" Target="https://jira.satel.org/issues/?jql=project+%3D+WUI+AND+fixVersion+%3D+%222.8.17+%28dealing-console%29%22" TargetMode="External"/><Relationship Id="rId270" Type="http://schemas.openxmlformats.org/officeDocument/2006/relationships/hyperlink" Target="https://jira.satel.org/secure/EditIssue!default.jspa?id=145444" TargetMode="External"/><Relationship Id="rId326" Type="http://schemas.openxmlformats.org/officeDocument/2006/relationships/hyperlink" Target="https://jira.satel.org/secure/WorkflowUIDispatcher.jspa?id=145446&amp;action=101&amp;atl_token=BD1Q-DAPR-8ZOI-5HXW_16884cf4d98b0aa0976cbe0f6d3d9258dc8d6028_lin" TargetMode="External"/><Relationship Id="rId65" Type="http://schemas.openxmlformats.org/officeDocument/2006/relationships/hyperlink" Target="https://jira.satel.org/secure/WorkflowUIDispatcher.jspa?id=143861&amp;action=101&amp;atl_token=BD1Q-DAPR-8ZOI-5HXW_16884cf4d98b0aa0976cbe0f6d3d9258dc8d6028_lin" TargetMode="External"/><Relationship Id="rId130" Type="http://schemas.openxmlformats.org/officeDocument/2006/relationships/hyperlink" Target="https://jira.satel.org/secure/WorkflowUIDispatcher.jspa?id=145443&amp;action=101&amp;atl_token=BD1Q-DAPR-8ZOI-5HXW_16884cf4d98b0aa0976cbe0f6d3d9258dc8d6028_lin" TargetMode="External"/><Relationship Id="rId368" Type="http://schemas.openxmlformats.org/officeDocument/2006/relationships/hyperlink" Target="https://jira.satel.org/secure/AssignIssue!default.jspa?id=134672" TargetMode="External"/><Relationship Id="rId172" Type="http://schemas.openxmlformats.org/officeDocument/2006/relationships/hyperlink" Target="https://jira.satel.org/issues/?jql=project+%3D+WUI+AND+fixVersion+%3D+%222.9.0+%28dispatch-console%29%22" TargetMode="External"/><Relationship Id="rId228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281" Type="http://schemas.openxmlformats.org/officeDocument/2006/relationships/hyperlink" Target="https://jira.satel.org/browse/WUI-4279?workflowName=WebPortal&amp;stepId=1" TargetMode="External"/><Relationship Id="rId337" Type="http://schemas.openxmlformats.org/officeDocument/2006/relationships/hyperlink" Target="https://jira.satel.org/browse/WUI-3621" TargetMode="External"/><Relationship Id="rId34" Type="http://schemas.openxmlformats.org/officeDocument/2006/relationships/hyperlink" Target="https://jira.satel.org/browse/WUI-4218" TargetMode="External"/><Relationship Id="rId76" Type="http://schemas.openxmlformats.org/officeDocument/2006/relationships/hyperlink" Target="https://jira.satel.org/browse/WUI-3925" TargetMode="External"/><Relationship Id="rId141" Type="http://schemas.openxmlformats.org/officeDocument/2006/relationships/hyperlink" Target="https://jira.satel.org/browse/WUI-4278" TargetMode="External"/><Relationship Id="rId379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7" Type="http://schemas.openxmlformats.org/officeDocument/2006/relationships/hyperlink" Target="https://jira.satel.org/secure/EditIssue!default.jspa?id=144096" TargetMode="External"/><Relationship Id="rId183" Type="http://schemas.openxmlformats.org/officeDocument/2006/relationships/hyperlink" Target="https://jira.satel.org/browse/WUI-4207?page=com.atlassian.jira.plugin.system.issuetabpanels:changehistory-tabpanel" TargetMode="External"/><Relationship Id="rId239" Type="http://schemas.openxmlformats.org/officeDocument/2006/relationships/hyperlink" Target="https://jira.satel.org/secure/WorkflowUIDispatcher.jspa?id=138004&amp;action=101&amp;atl_token=BD1Q-DAPR-8ZOI-5HXW_16884cf4d98b0aa0976cbe0f6d3d9258dc8d6028_lin" TargetMode="External"/><Relationship Id="rId390" Type="http://schemas.openxmlformats.org/officeDocument/2006/relationships/hyperlink" Target="https://jira.satel.org/secure/WorkflowUIDispatcher.jspa?id=146968&amp;action=101&amp;atl_token=BD1Q-DAPR-8ZOI-5HXW_16884cf4d98b0aa0976cbe0f6d3d9258dc8d6028_lin" TargetMode="External"/><Relationship Id="rId404" Type="http://schemas.openxmlformats.org/officeDocument/2006/relationships/hyperlink" Target="https://jira.satel.org/secure/WorkflowUIDispatcher.jspa?id=147136&amp;action=11&amp;atl_token=BD1Q-DAPR-8ZOI-5HXW_16884cf4d98b0aa0976cbe0f6d3d9258dc8d6028_lin" TargetMode="External"/><Relationship Id="rId250" Type="http://schemas.openxmlformats.org/officeDocument/2006/relationships/hyperlink" Target="https://jira.satel.org/browse/WUI-3643?page=com.googlecode.jira-suite-utilities:transitions-summary-tabpanel" TargetMode="External"/><Relationship Id="rId292" Type="http://schemas.openxmlformats.org/officeDocument/2006/relationships/hyperlink" Target="https://jira.satel.org/secure/WorkflowUIDispatcher.jspa?id=145445&amp;action=11&amp;atl_token=BD1Q-DAPR-8ZOI-5HXW_16884cf4d98b0aa0976cbe0f6d3d9258dc8d6028_lin" TargetMode="External"/><Relationship Id="rId306" Type="http://schemas.openxmlformats.org/officeDocument/2006/relationships/hyperlink" Target="https://jira.satel.org/secure/WorkflowUIDispatcher.jspa?id=145446&amp;action=21&amp;atl_token=BD1Q-DAPR-8ZOI-5HXW_16884cf4d98b0aa0976cbe0f6d3d9258dc8d6028_lin" TargetMode="External"/><Relationship Id="rId45" Type="http://schemas.openxmlformats.org/officeDocument/2006/relationships/hyperlink" Target="https://jira.satel.org/browse/WUI-4218?page=com.atlassian.jira.plugin.system.issuetabpanels:worklog-tabpanel" TargetMode="External"/><Relationship Id="rId87" Type="http://schemas.openxmlformats.org/officeDocument/2006/relationships/hyperlink" Target="https://jira.satel.org/browse/RTU-5765" TargetMode="External"/><Relationship Id="rId110" Type="http://schemas.openxmlformats.org/officeDocument/2006/relationships/hyperlink" Target="https://jira.satel.org/browse/WUI-4449" TargetMode="External"/><Relationship Id="rId348" Type="http://schemas.openxmlformats.org/officeDocument/2006/relationships/hyperlink" Target="https://jira.satel.org/browse/WUI-3357" TargetMode="External"/><Relationship Id="rId152" Type="http://schemas.openxmlformats.org/officeDocument/2006/relationships/hyperlink" Target="https://gitlab.satel.org/wui/dealing-console-ui/-/merge_requests/40" TargetMode="External"/><Relationship Id="rId194" Type="http://schemas.openxmlformats.org/officeDocument/2006/relationships/hyperlink" Target="https://jira.satel.org/browse/WUI-4207?focusedCommentId=457848&amp;page=com.atlassian.jira.plugin.system.issuetabpanels:comment-tabpanel" TargetMode="External"/><Relationship Id="rId208" Type="http://schemas.openxmlformats.org/officeDocument/2006/relationships/hyperlink" Target="https://jira.satel.org/secure/WorkflowUIDispatcher.jspa?id=139619&amp;action=161&amp;atl_token=BD1Q-DAPR-8ZOI-5HXW_16884cf4d98b0aa0976cbe0f6d3d9258dc8d6028_lin" TargetMode="External"/><Relationship Id="rId415" Type="http://schemas.openxmlformats.org/officeDocument/2006/relationships/hyperlink" Target="https://jira.satel.org/secure/AddComment!default.jspa?id=147333" TargetMode="External"/><Relationship Id="rId261" Type="http://schemas.openxmlformats.org/officeDocument/2006/relationships/hyperlink" Target="https://jira.satel.org/secure/ViewProfile.jspa?name=apryatkin" TargetMode="External"/><Relationship Id="rId14" Type="http://schemas.openxmlformats.org/officeDocument/2006/relationships/hyperlink" Target="https://jira.satel.org/secure/WorkflowUIDispatcher.jspa?id=144096&amp;action=101&amp;atl_token=BD1Q-DAPR-8ZOI-5HXW_16884cf4d98b0aa0976cbe0f6d3d9258dc8d6028_lin" TargetMode="External"/><Relationship Id="rId56" Type="http://schemas.openxmlformats.org/officeDocument/2006/relationships/hyperlink" Target="https://jira.satel.org/browse/WUI-4143" TargetMode="External"/><Relationship Id="rId317" Type="http://schemas.openxmlformats.org/officeDocument/2006/relationships/hyperlink" Target="https://jira.satel.org/browse/WUI-4281" TargetMode="External"/><Relationship Id="rId359" Type="http://schemas.openxmlformats.org/officeDocument/2006/relationships/hyperlink" Target="https://jira.satel.org/browse/WUI-3357" TargetMode="External"/><Relationship Id="rId98" Type="http://schemas.openxmlformats.org/officeDocument/2006/relationships/hyperlink" Target="https://jira.satel.org/secure/WorkflowUIDispatcher.jspa?id=139721&amp;action=131&amp;atl_token=BD1Q-DAPR-8ZOI-5HXW_16884cf4d98b0aa0976cbe0f6d3d9258dc8d6028_lin" TargetMode="External"/><Relationship Id="rId121" Type="http://schemas.openxmlformats.org/officeDocument/2006/relationships/hyperlink" Target="https://jira.satel.org/browse/WUI" TargetMode="External"/><Relationship Id="rId163" Type="http://schemas.openxmlformats.org/officeDocument/2006/relationships/hyperlink" Target="https://jira.satel.org/browse/WUI-4207" TargetMode="External"/><Relationship Id="rId219" Type="http://schemas.openxmlformats.org/officeDocument/2006/relationships/hyperlink" Target="https://jira.satel.org/secure/WorkflowUIDispatcher.jspa?id=136064&amp;action=61&amp;atl_token=BD1Q-DAPR-8ZOI-5HXW_16884cf4d98b0aa0976cbe0f6d3d9258dc8d6028_lin" TargetMode="External"/><Relationship Id="rId370" Type="http://schemas.openxmlformats.org/officeDocument/2006/relationships/hyperlink" Target="https://jira.satel.org/secure/WorkflowUIDispatcher.jspa?id=134672&amp;action=21&amp;atl_token=BD1Q-DAPR-8ZOI-5HXW_16884cf4d98b0aa0976cbe0f6d3d9258dc8d6028_lin" TargetMode="External"/><Relationship Id="rId426" Type="http://schemas.openxmlformats.org/officeDocument/2006/relationships/hyperlink" Target="https://jira.satel.org/issues/?jql=project+%3D+WUI+AND+fixVersion+%3D+%222.8.17+%28dealing-console%29%22" TargetMode="External"/><Relationship Id="rId230" Type="http://schemas.openxmlformats.org/officeDocument/2006/relationships/hyperlink" Target="https://jira.satel.org/browse/WUI-3643" TargetMode="External"/><Relationship Id="rId25" Type="http://schemas.openxmlformats.org/officeDocument/2006/relationships/hyperlink" Target="https://jira.satel.org/secure/AddComment!default.jspa?id=144820" TargetMode="External"/><Relationship Id="rId67" Type="http://schemas.openxmlformats.org/officeDocument/2006/relationships/hyperlink" Target="https://jira.satel.org/browse/WUI-4143" TargetMode="External"/><Relationship Id="rId272" Type="http://schemas.openxmlformats.org/officeDocument/2006/relationships/hyperlink" Target="https://jira.satel.org/secure/AssignIssue!default.jspa?id=145444" TargetMode="External"/><Relationship Id="rId328" Type="http://schemas.openxmlformats.org/officeDocument/2006/relationships/hyperlink" Target="https://jira.satel.org/browse/WUI-4281" TargetMode="External"/><Relationship Id="rId132" Type="http://schemas.openxmlformats.org/officeDocument/2006/relationships/hyperlink" Target="https://jira.satel.org/secure/WorkflowUIDispatcher.jspa?id=145443&amp;action=161&amp;atl_token=BD1Q-DAPR-8ZOI-5HXW_16884cf4d98b0aa0976cbe0f6d3d9258dc8d6028_lin" TargetMode="External"/><Relationship Id="rId174" Type="http://schemas.openxmlformats.org/officeDocument/2006/relationships/hyperlink" Target="https://jira.satel.org/browse/WUI-1720" TargetMode="External"/><Relationship Id="rId381" Type="http://schemas.openxmlformats.org/officeDocument/2006/relationships/hyperlink" Target="https://jira.satel.org/browse/WUI-4456" TargetMode="External"/><Relationship Id="rId241" Type="http://schemas.openxmlformats.org/officeDocument/2006/relationships/hyperlink" Target="https://jira.satel.org/browse/WUI-3643" TargetMode="External"/><Relationship Id="rId36" Type="http://schemas.openxmlformats.org/officeDocument/2006/relationships/hyperlink" Target="https://jira.satel.org/issues/?jql=project+%3D+WUI+AND+fixVersion+%3D+%222.0.0+%28common-library%29%22" TargetMode="External"/><Relationship Id="rId283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39" Type="http://schemas.openxmlformats.org/officeDocument/2006/relationships/hyperlink" Target="https://jira.satel.org/secure/WorkflowUIDispatcher.jspa?id=137599&amp;action=51&amp;atl_token=BD1Q-DAPR-8ZOI-5HXW_16884cf4d98b0aa0976cbe0f6d3d9258dc8d6028_lin" TargetMode="External"/><Relationship Id="rId78" Type="http://schemas.openxmlformats.org/officeDocument/2006/relationships/hyperlink" Target="https://jira.satel.org/secure/WorkflowUIDispatcher.jspa?id=140593&amp;action=71&amp;atl_token=BD1Q-DAPR-8ZOI-5HXW_16884cf4d98b0aa0976cbe0f6d3d9258dc8d6028_lin" TargetMode="External"/><Relationship Id="rId101" Type="http://schemas.openxmlformats.org/officeDocument/2006/relationships/hyperlink" Target="https://jira.satel.org/browse/WUI-3798?workflowName=WebPortal&amp;stepId=4" TargetMode="External"/><Relationship Id="rId143" Type="http://schemas.openxmlformats.org/officeDocument/2006/relationships/hyperlink" Target="https://jira.satel.org/browse/WUI-4278?page=com.atlassian.jira.plugin.system.issuetabpanels:worklog-tabpanel" TargetMode="External"/><Relationship Id="rId185" Type="http://schemas.openxmlformats.org/officeDocument/2006/relationships/hyperlink" Target="https://jira.satel.org/browse/WUI-4207?page=com.googlecode.jira-suite-utilities:transitions-summary-tabpanel" TargetMode="External"/><Relationship Id="rId350" Type="http://schemas.openxmlformats.org/officeDocument/2006/relationships/hyperlink" Target="https://jira.satel.org/secure/AddComment!default.jspa?id=133632" TargetMode="External"/><Relationship Id="rId406" Type="http://schemas.openxmlformats.org/officeDocument/2006/relationships/hyperlink" Target="https://jira.satel.org/secure/WorkflowUIDispatcher.jspa?id=147136&amp;action=101&amp;atl_token=BD1Q-DAPR-8ZOI-5HXW_16884cf4d98b0aa0976cbe0f6d3d9258dc8d6028_lin" TargetMode="External"/><Relationship Id="rId9" Type="http://schemas.openxmlformats.org/officeDocument/2006/relationships/hyperlink" Target="https://jira.satel.org/secure/AssignIssue!default.jspa?id=144096" TargetMode="External"/><Relationship Id="rId210" Type="http://schemas.openxmlformats.org/officeDocument/2006/relationships/hyperlink" Target="https://jira.satel.org/browse/WUI-3786?workflowName=WebPortal&amp;stepId=4" TargetMode="External"/><Relationship Id="rId392" Type="http://schemas.openxmlformats.org/officeDocument/2006/relationships/hyperlink" Target="https://jira.satel.org/browse/WUI-4456" TargetMode="External"/><Relationship Id="rId252" Type="http://schemas.openxmlformats.org/officeDocument/2006/relationships/hyperlink" Target="https://jira.satel.org/browse/WUI-3643?actionOrder=desc" TargetMode="External"/><Relationship Id="rId294" Type="http://schemas.openxmlformats.org/officeDocument/2006/relationships/hyperlink" Target="https://jira.satel.org/secure/WorkflowUIDispatcher.jspa?id=145445&amp;action=101&amp;atl_token=BD1Q-DAPR-8ZOI-5HXW_16884cf4d98b0aa0976cbe0f6d3d9258dc8d6028_lin" TargetMode="External"/><Relationship Id="rId308" Type="http://schemas.openxmlformats.org/officeDocument/2006/relationships/hyperlink" Target="https://jira.satel.org/secure/WorkflowUIDispatcher.jspa?id=145446&amp;action=11&amp;atl_token=BD1Q-DAPR-8ZOI-5HXW_16884cf4d98b0aa0976cbe0f6d3d9258dc8d6028_lin" TargetMode="External"/><Relationship Id="rId47" Type="http://schemas.openxmlformats.org/officeDocument/2006/relationships/hyperlink" Target="https://jira.satel.org/browse/WUI-4218?page=com.atlassian.streams.streams-jira-plugin:activity-stream-issue-tab" TargetMode="External"/><Relationship Id="rId89" Type="http://schemas.openxmlformats.org/officeDocument/2006/relationships/hyperlink" Target="https://jira.satel.org/browse/WUI-3798" TargetMode="External"/><Relationship Id="rId112" Type="http://schemas.openxmlformats.org/officeDocument/2006/relationships/hyperlink" Target="https://jira.satel.org/secure/WorkflowUIDispatcher.jspa?id=146937&amp;action=11&amp;atl_token=BD1Q-DAPR-8ZOI-5HXW_16884cf4d98b0aa0976cbe0f6d3d9258dc8d6028_lin" TargetMode="External"/><Relationship Id="rId154" Type="http://schemas.openxmlformats.org/officeDocument/2006/relationships/hyperlink" Target="https://jira.satel.org/browse/WUI-4278" TargetMode="External"/><Relationship Id="rId361" Type="http://schemas.openxmlformats.org/officeDocument/2006/relationships/hyperlink" Target="https://jira.satel.org/issues/?jql=project+%3D+WUI+AND+fixVersion+%3D+%222.9.0+%28dealing-console%29%22" TargetMode="External"/><Relationship Id="rId196" Type="http://schemas.openxmlformats.org/officeDocument/2006/relationships/hyperlink" Target="https://jira.satel.org/secure/ViewProfile.jspa?name=d.sokolov" TargetMode="External"/><Relationship Id="rId417" Type="http://schemas.openxmlformats.org/officeDocument/2006/relationships/hyperlink" Target="https://jira.satel.org/browse/WUI-4528" TargetMode="External"/><Relationship Id="rId16" Type="http://schemas.openxmlformats.org/officeDocument/2006/relationships/hyperlink" Target="https://jira.satel.org/secure/WorkflowUIDispatcher.jspa?id=144096&amp;action=161&amp;atl_token=BD1Q-DAPR-8ZOI-5HXW_16884cf4d98b0aa0976cbe0f6d3d9258dc8d6028_lin" TargetMode="External"/><Relationship Id="rId221" Type="http://schemas.openxmlformats.org/officeDocument/2006/relationships/hyperlink" Target="https://jira.satel.org/secure/WorkflowUIDispatcher.jspa?id=136064&amp;action=31&amp;atl_token=BD1Q-DAPR-8ZOI-5HXW_16884cf4d98b0aa0976cbe0f6d3d9258dc8d6028_lin" TargetMode="External"/><Relationship Id="rId263" Type="http://schemas.openxmlformats.org/officeDocument/2006/relationships/hyperlink" Target="https://jira.satel.org/secure/ViewProfile.jspa?name=apryatkin" TargetMode="External"/><Relationship Id="rId319" Type="http://schemas.openxmlformats.org/officeDocument/2006/relationships/hyperlink" Target="https://jira.satel.org/secure/AddComment!default.jspa?id=145446" TargetMode="External"/><Relationship Id="rId58" Type="http://schemas.openxmlformats.org/officeDocument/2006/relationships/hyperlink" Target="https://jira.satel.org/secure/AddComment!default.jspa?id=143861" TargetMode="External"/><Relationship Id="rId123" Type="http://schemas.openxmlformats.org/officeDocument/2006/relationships/hyperlink" Target="https://jira.satel.org/secure/EditIssue!default.jspa?id=145443" TargetMode="External"/><Relationship Id="rId330" Type="http://schemas.openxmlformats.org/officeDocument/2006/relationships/hyperlink" Target="https://jira.satel.org/issues/?jql=project+%3D+WUI+AND+fixVersion+%3D+%223.0.0+%28dealing-console%29%22" TargetMode="External"/><Relationship Id="rId165" Type="http://schemas.openxmlformats.org/officeDocument/2006/relationships/hyperlink" Target="https://jira.satel.org/secure/WorkflowUIDispatcher.jspa?id=144706&amp;action=11&amp;atl_token=BD1Q-DAPR-8ZOI-5HXW_16884cf4d98b0aa0976cbe0f6d3d9258dc8d6028_lin" TargetMode="External"/><Relationship Id="rId372" Type="http://schemas.openxmlformats.org/officeDocument/2006/relationships/hyperlink" Target="https://jira.satel.org/secure/WorkflowUIDispatcher.jspa?id=134672&amp;action=11&amp;atl_token=BD1Q-DAPR-8ZOI-5HXW_16884cf4d98b0aa0976cbe0f6d3d9258dc8d6028_lin" TargetMode="External"/><Relationship Id="rId428" Type="http://schemas.openxmlformats.org/officeDocument/2006/relationships/theme" Target="theme/theme1.xml"/><Relationship Id="rId232" Type="http://schemas.openxmlformats.org/officeDocument/2006/relationships/hyperlink" Target="https://jira.satel.org/secure/AddComment!default.jspa?id=138004" TargetMode="External"/><Relationship Id="rId274" Type="http://schemas.openxmlformats.org/officeDocument/2006/relationships/hyperlink" Target="https://jira.satel.org/secure/WorkflowUIDispatcher.jspa?id=145444&amp;action=21&amp;atl_token=BD1Q-DAPR-8ZOI-5HXW_16884cf4d98b0aa0976cbe0f6d3d9258dc8d6028_lin" TargetMode="External"/><Relationship Id="rId27" Type="http://schemas.openxmlformats.org/officeDocument/2006/relationships/hyperlink" Target="https://jira.satel.org/browse/WUI-4218" TargetMode="External"/><Relationship Id="rId69" Type="http://schemas.openxmlformats.org/officeDocument/2006/relationships/hyperlink" Target="https://jira.satel.org/issues/?jql=project+%3D+WUI+AND+fixVersion+%3D+%222.8.17+%28dealing-console%29%22" TargetMode="External"/><Relationship Id="rId134" Type="http://schemas.openxmlformats.org/officeDocument/2006/relationships/hyperlink" Target="https://jira.satel.org/browse/WUI-4278?workflowName=WebPortal&amp;stepId=4" TargetMode="External"/><Relationship Id="rId80" Type="http://schemas.openxmlformats.org/officeDocument/2006/relationships/hyperlink" Target="https://jira.satel.org/secure/WorkflowUIDispatcher.jspa?id=140593&amp;action=31&amp;atl_token=BD1Q-DAPR-8ZOI-5HXW_16884cf4d98b0aa0976cbe0f6d3d9258dc8d6028_lin" TargetMode="External"/><Relationship Id="rId176" Type="http://schemas.openxmlformats.org/officeDocument/2006/relationships/hyperlink" Target="https://jira.satel.org/secure/DeleteRemoteIssueLink.jspa?id=144706&amp;remoteIssueLinkId=304441&amp;atl_token=BD1Q-DAPR-8ZOI-5HXW_16884cf4d98b0aa0976cbe0f6d3d9258dc8d6028_lin" TargetMode="External"/><Relationship Id="rId341" Type="http://schemas.openxmlformats.org/officeDocument/2006/relationships/hyperlink" Target="https://jira.satel.org/secure/WorkflowUIDispatcher.jspa?id=137599&amp;action=31&amp;atl_token=BD1Q-DAPR-8ZOI-5HXW_16884cf4d98b0aa0976cbe0f6d3d9258dc8d6028_lin" TargetMode="External"/><Relationship Id="rId383" Type="http://schemas.openxmlformats.org/officeDocument/2006/relationships/hyperlink" Target="https://jira.satel.org/secure/AddComment!default.jspa?id=146968" TargetMode="External"/><Relationship Id="rId201" Type="http://schemas.openxmlformats.org/officeDocument/2006/relationships/hyperlink" Target="https://jira.satel.org/secure/AssignIssue!default.jspa?id=139619" TargetMode="External"/><Relationship Id="rId243" Type="http://schemas.openxmlformats.org/officeDocument/2006/relationships/hyperlink" Target="https://jira.satel.org/issues/?jql=project+%3D+WUI+AND+fixVersion+%3D+%223.0.0+%28dealing-console%29%22" TargetMode="External"/><Relationship Id="rId285" Type="http://schemas.openxmlformats.org/officeDocument/2006/relationships/hyperlink" Target="https://jira.satel.org/browse/WUI-4280" TargetMode="External"/><Relationship Id="rId38" Type="http://schemas.openxmlformats.org/officeDocument/2006/relationships/hyperlink" Target="https://www.figma.com/design/yayoXYWFA9Gj6mRWR6eR0u/%D0%94%D0%B8%D0%B7%D0%B0%D0%B9%D0%BD-%D1%81%D0%B8%D1%81%D1%82%D0%B5%D0%BC%D0%B0-%D0%A0%D0%A2%D0%A3-UC-2.0?node-id=13223-5298&amp;p=f&amp;t=lXsA8Puy3xMkaGlD-0" TargetMode="External"/><Relationship Id="rId103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10" Type="http://schemas.openxmlformats.org/officeDocument/2006/relationships/hyperlink" Target="https://jira.satel.org/secure/WorkflowUIDispatcher.jspa?id=145446&amp;action=101&amp;atl_token=BD1Q-DAPR-8ZOI-5HXW_16884cf4d98b0aa0976cbe0f6d3d9258dc8d6028_lin" TargetMode="External"/><Relationship Id="rId70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91" Type="http://schemas.openxmlformats.org/officeDocument/2006/relationships/hyperlink" Target="https://jira.satel.org/secure/AddComment!default.jspa?id=139721" TargetMode="External"/><Relationship Id="rId145" Type="http://schemas.openxmlformats.org/officeDocument/2006/relationships/hyperlink" Target="https://jira.satel.org/browse/WUI-4278?page=com.atlassian.streams.streams-jira-plugin:activity-stream-issue-tab" TargetMode="External"/><Relationship Id="rId166" Type="http://schemas.openxmlformats.org/officeDocument/2006/relationships/hyperlink" Target="https://jira.satel.org/secure/WorkflowUIDispatcher.jspa?id=144706&amp;action=31&amp;atl_token=BD1Q-DAPR-8ZOI-5HXW_16884cf4d98b0aa0976cbe0f6d3d9258dc8d6028_lin" TargetMode="External"/><Relationship Id="rId187" Type="http://schemas.openxmlformats.org/officeDocument/2006/relationships/hyperlink" Target="https://jira.satel.org/browse/WUI-4207?actionOrder=desc" TargetMode="External"/><Relationship Id="rId331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52" Type="http://schemas.openxmlformats.org/officeDocument/2006/relationships/hyperlink" Target="https://jira.satel.org/browse/WUI-3357" TargetMode="External"/><Relationship Id="rId373" Type="http://schemas.openxmlformats.org/officeDocument/2006/relationships/hyperlink" Target="https://jira.satel.org/secure/WorkflowUIDispatcher.jspa?id=134672&amp;action=31&amp;atl_token=BD1Q-DAPR-8ZOI-5HXW_16884cf4d98b0aa0976cbe0f6d3d9258dc8d6028_lin" TargetMode="External"/><Relationship Id="rId394" Type="http://schemas.openxmlformats.org/officeDocument/2006/relationships/hyperlink" Target="https://jira.satel.org/issues/?jql=project+%3D+WUI+AND+fixVersion+%3D+%222.9.0+%28dealing-console%29%22" TargetMode="External"/><Relationship Id="rId408" Type="http://schemas.openxmlformats.org/officeDocument/2006/relationships/hyperlink" Target="https://jira.satel.org/browse/WUI-4494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233" Type="http://schemas.openxmlformats.org/officeDocument/2006/relationships/hyperlink" Target="https://jira.satel.org/secure/AssignIssue!default.jspa?id=138004" TargetMode="External"/><Relationship Id="rId254" Type="http://schemas.openxmlformats.org/officeDocument/2006/relationships/hyperlink" Target="https://jira.satel.org/secure/ViewProfile.jspa?name=ermakov" TargetMode="External"/><Relationship Id="rId28" Type="http://schemas.openxmlformats.org/officeDocument/2006/relationships/hyperlink" Target="https://jira.satel.org/secure/WorkflowUIDispatcher.jspa?id=144820&amp;action=61&amp;atl_token=BD1Q-DAPR-8ZOI-5HXW_16884cf4d98b0aa0976cbe0f6d3d9258dc8d6028_lin" TargetMode="External"/><Relationship Id="rId49" Type="http://schemas.openxmlformats.org/officeDocument/2006/relationships/hyperlink" Target="https://jira.satel.org/browse/WUI-4218?page=agile.estimation.3.0_private:async-game-issue-tabpanel" TargetMode="External"/><Relationship Id="rId114" Type="http://schemas.openxmlformats.org/officeDocument/2006/relationships/hyperlink" Target="https://jira.satel.org/secure/WorkflowUIDispatcher.jspa?id=146937&amp;action=101&amp;atl_token=BD1Q-DAPR-8ZOI-5HXW_16884cf4d98b0aa0976cbe0f6d3d9258dc8d6028_lin" TargetMode="External"/><Relationship Id="rId275" Type="http://schemas.openxmlformats.org/officeDocument/2006/relationships/hyperlink" Target="https://jira.satel.org/secure/WorkflowUIDispatcher.jspa?id=145444&amp;action=71&amp;atl_token=BD1Q-DAPR-8ZOI-5HXW_16884cf4d98b0aa0976cbe0f6d3d9258dc8d6028_lin" TargetMode="External"/><Relationship Id="rId296" Type="http://schemas.openxmlformats.org/officeDocument/2006/relationships/hyperlink" Target="https://jira.satel.org/browse/WUI-4280" TargetMode="External"/><Relationship Id="rId300" Type="http://schemas.openxmlformats.org/officeDocument/2006/relationships/hyperlink" Target="https://jira.satel.org/browse/WUI" TargetMode="External"/><Relationship Id="rId60" Type="http://schemas.openxmlformats.org/officeDocument/2006/relationships/hyperlink" Target="https://jira.satel.org/browse/WUI-4143" TargetMode="External"/><Relationship Id="rId81" Type="http://schemas.openxmlformats.org/officeDocument/2006/relationships/hyperlink" Target="https://jira.satel.org/secure/WorkflowUIDispatcher.jspa?id=140593&amp;action=101&amp;atl_token=BD1Q-DAPR-8ZOI-5HXW_16884cf4d98b0aa0976cbe0f6d3d9258dc8d6028_lin" TargetMode="External"/><Relationship Id="rId135" Type="http://schemas.openxmlformats.org/officeDocument/2006/relationships/hyperlink" Target="https://jira.satel.org/issues/?jql=project+%3D+WUI+AND+fixVersion+%3D+%222.9.0+%28dealing-console%29%22" TargetMode="External"/><Relationship Id="rId156" Type="http://schemas.openxmlformats.org/officeDocument/2006/relationships/hyperlink" Target="https://jira.satel.org/secure/EditComment!default.jspa?id=145443&amp;commentId=463965" TargetMode="External"/><Relationship Id="rId177" Type="http://schemas.openxmlformats.org/officeDocument/2006/relationships/hyperlink" Target="https://jira.satel.org/secure/DeleteRemoteIssueLink.jspa?id=144706&amp;remoteIssueLinkId=304574&amp;atl_token=BD1Q-DAPR-8ZOI-5HXW_16884cf4d98b0aa0976cbe0f6d3d9258dc8d6028_lin" TargetMode="External"/><Relationship Id="rId198" Type="http://schemas.openxmlformats.org/officeDocument/2006/relationships/hyperlink" Target="https://jira.satel.org/browse/WUI-3786" TargetMode="External"/><Relationship Id="rId321" Type="http://schemas.openxmlformats.org/officeDocument/2006/relationships/hyperlink" Target="https://jira.satel.org/browse/WUI-4281" TargetMode="External"/><Relationship Id="rId342" Type="http://schemas.openxmlformats.org/officeDocument/2006/relationships/hyperlink" Target="https://jira.satel.org/secure/WorkflowUIDispatcher.jspa?id=137599&amp;action=101&amp;atl_token=BD1Q-DAPR-8ZOI-5HXW_16884cf4d98b0aa0976cbe0f6d3d9258dc8d6028_lin" TargetMode="External"/><Relationship Id="rId363" Type="http://schemas.openxmlformats.org/officeDocument/2006/relationships/hyperlink" Target="https://jira.satel.org/browse/WUI-1720" TargetMode="External"/><Relationship Id="rId384" Type="http://schemas.openxmlformats.org/officeDocument/2006/relationships/hyperlink" Target="https://jira.satel.org/secure/AssignIssue!default.jspa?id=146968" TargetMode="External"/><Relationship Id="rId419" Type="http://schemas.openxmlformats.org/officeDocument/2006/relationships/hyperlink" Target="https://jira.satel.org/secure/WorkflowUIDispatcher.jspa?id=147333&amp;action=71&amp;atl_token=BD1Q-DAPR-8ZOI-5HXW_16884cf4d98b0aa0976cbe0f6d3d9258dc8d6028_lin" TargetMode="External"/><Relationship Id="rId202" Type="http://schemas.openxmlformats.org/officeDocument/2006/relationships/hyperlink" Target="https://jira.satel.org/browse/WUI-3786" TargetMode="External"/><Relationship Id="rId223" Type="http://schemas.openxmlformats.org/officeDocument/2006/relationships/hyperlink" Target="https://jira.satel.org/secure/WorkflowUIDispatcher.jspa?id=136064&amp;action=131&amp;atl_token=BD1Q-DAPR-8ZOI-5HXW_16884cf4d98b0aa0976cbe0f6d3d9258dc8d6028_lin" TargetMode="External"/><Relationship Id="rId244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18" Type="http://schemas.openxmlformats.org/officeDocument/2006/relationships/hyperlink" Target="https://jira.satel.org/browse/WUI-4159?workflowName=WebPortal&amp;stepId=4" TargetMode="External"/><Relationship Id="rId39" Type="http://schemas.openxmlformats.org/officeDocument/2006/relationships/hyperlink" Target="https://jira.satel.org/secure/LinkJiraIssue!default.jspa?id=144820" TargetMode="External"/><Relationship Id="rId265" Type="http://schemas.openxmlformats.org/officeDocument/2006/relationships/hyperlink" Target="https://jira.satel.org/browse/WUI-3643?focusedCommentId=469869&amp;page=com.atlassian.jira.plugin.system.issuetabpanels:comment-tabpanel" TargetMode="External"/><Relationship Id="rId286" Type="http://schemas.openxmlformats.org/officeDocument/2006/relationships/hyperlink" Target="https://jira.satel.org/secure/EditIssue!default.jspa?id=145445" TargetMode="External"/><Relationship Id="rId50" Type="http://schemas.openxmlformats.org/officeDocument/2006/relationships/hyperlink" Target="https://jira.satel.org/browse/WUI-4218?actionOrder=desc" TargetMode="External"/><Relationship Id="rId104" Type="http://schemas.openxmlformats.org/officeDocument/2006/relationships/hyperlink" Target="https://jira.satel.org/browse/RTU-5765" TargetMode="External"/><Relationship Id="rId125" Type="http://schemas.openxmlformats.org/officeDocument/2006/relationships/hyperlink" Target="https://jira.satel.org/secure/AssignIssue!default.jspa?id=145443" TargetMode="External"/><Relationship Id="rId146" Type="http://schemas.openxmlformats.org/officeDocument/2006/relationships/hyperlink" Target="https://jira.satel.org/browse/WUI-4278?page=com.googlecode.jira-suite-utilities:transitions-summary-tabpanel" TargetMode="External"/><Relationship Id="rId167" Type="http://schemas.openxmlformats.org/officeDocument/2006/relationships/hyperlink" Target="https://jira.satel.org/secure/WorkflowUIDispatcher.jspa?id=144706&amp;action=101&amp;atl_token=BD1Q-DAPR-8ZOI-5HXW_16884cf4d98b0aa0976cbe0f6d3d9258dc8d6028_lin" TargetMode="External"/><Relationship Id="rId188" Type="http://schemas.openxmlformats.org/officeDocument/2006/relationships/hyperlink" Target="https://jira.satel.org/browse/WUI-4207?focusedCommentId=457844&amp;page=com.atlassian.jira.plugin.system.issuetabpanels:comment-tabpanel" TargetMode="External"/><Relationship Id="rId311" Type="http://schemas.openxmlformats.org/officeDocument/2006/relationships/hyperlink" Target="https://jira.satel.org/browse/WUI-4281" TargetMode="External"/><Relationship Id="rId332" Type="http://schemas.openxmlformats.org/officeDocument/2006/relationships/hyperlink" Target="https://jira.satel.org/browse/WUI" TargetMode="External"/><Relationship Id="rId353" Type="http://schemas.openxmlformats.org/officeDocument/2006/relationships/hyperlink" Target="https://jira.satel.org/secure/WorkflowUIDispatcher.jspa?id=133632&amp;action=41&amp;atl_token=BD1Q-DAPR-8ZOI-5HXW_16884cf4d98b0aa0976cbe0f6d3d9258dc8d6028_lin" TargetMode="External"/><Relationship Id="rId374" Type="http://schemas.openxmlformats.org/officeDocument/2006/relationships/hyperlink" Target="https://jira.satel.org/secure/WorkflowUIDispatcher.jspa?id=134672&amp;action=101&amp;atl_token=BD1Q-DAPR-8ZOI-5HXW_16884cf4d98b0aa0976cbe0f6d3d9258dc8d6028_lin" TargetMode="External"/><Relationship Id="rId395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409" Type="http://schemas.openxmlformats.org/officeDocument/2006/relationships/hyperlink" Target="https://jira.satel.org/browse/WUI-4494?workflowName=WebPortal&amp;stepId=3" TargetMode="External"/><Relationship Id="rId71" Type="http://schemas.openxmlformats.org/officeDocument/2006/relationships/hyperlink" Target="https://jira.satel.org/browse/WUI" TargetMode="External"/><Relationship Id="rId92" Type="http://schemas.openxmlformats.org/officeDocument/2006/relationships/hyperlink" Target="https://jira.satel.org/secure/AssignIssue!default.jspa?id=139721" TargetMode="External"/><Relationship Id="rId213" Type="http://schemas.openxmlformats.org/officeDocument/2006/relationships/hyperlink" Target="https://jira.satel.org/browse/WUI" TargetMode="External"/><Relationship Id="rId234" Type="http://schemas.openxmlformats.org/officeDocument/2006/relationships/hyperlink" Target="https://jira.satel.org/browse/WUI-3643" TargetMode="External"/><Relationship Id="rId420" Type="http://schemas.openxmlformats.org/officeDocument/2006/relationships/hyperlink" Target="https://jira.satel.org/secure/WorkflowUIDispatcher.jspa?id=147333&amp;action=11&amp;atl_token=BD1Q-DAPR-8ZOI-5HXW_16884cf4d98b0aa0976cbe0f6d3d9258dc8d6028_lin" TargetMode="External"/><Relationship Id="rId2" Type="http://schemas.openxmlformats.org/officeDocument/2006/relationships/styles" Target="styles.xml"/><Relationship Id="rId29" Type="http://schemas.openxmlformats.org/officeDocument/2006/relationships/hyperlink" Target="https://jira.satel.org/secure/WorkflowUIDispatcher.jspa?id=144820&amp;action=11&amp;atl_token=BD1Q-DAPR-8ZOI-5HXW_16884cf4d98b0aa0976cbe0f6d3d9258dc8d6028_lin" TargetMode="External"/><Relationship Id="rId255" Type="http://schemas.openxmlformats.org/officeDocument/2006/relationships/hyperlink" Target="https://jira.satel.org/secure/ViewProfile.jspa?name=mitrichev" TargetMode="External"/><Relationship Id="rId276" Type="http://schemas.openxmlformats.org/officeDocument/2006/relationships/hyperlink" Target="https://jira.satel.org/secure/WorkflowUIDispatcher.jspa?id=145444&amp;action=11&amp;atl_token=BD1Q-DAPR-8ZOI-5HXW_16884cf4d98b0aa0976cbe0f6d3d9258dc8d6028_lin" TargetMode="External"/><Relationship Id="rId297" Type="http://schemas.openxmlformats.org/officeDocument/2006/relationships/hyperlink" Target="https://jira.satel.org/browse/WUI-4280?workflowName=WebPortal&amp;stepId=1" TargetMode="External"/><Relationship Id="rId40" Type="http://schemas.openxmlformats.org/officeDocument/2006/relationships/image" Target="media/image1.png"/><Relationship Id="rId115" Type="http://schemas.openxmlformats.org/officeDocument/2006/relationships/hyperlink" Target="https://jira.satel.org/secure/WorkflowUIDispatcher.jspa?id=146937&amp;action=131&amp;atl_token=BD1Q-DAPR-8ZOI-5HXW_16884cf4d98b0aa0976cbe0f6d3d9258dc8d6028_lin" TargetMode="External"/><Relationship Id="rId136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157" Type="http://schemas.openxmlformats.org/officeDocument/2006/relationships/hyperlink" Target="https://jira.satel.org/secure/ViewProfile.jspa?name=d.sokolov" TargetMode="External"/><Relationship Id="rId178" Type="http://schemas.openxmlformats.org/officeDocument/2006/relationships/hyperlink" Target="https://jira.satel.org/secure/DeleteRemoteIssueLink.jspa?id=144706&amp;remoteIssueLinkId=307463&amp;atl_token=BD1Q-DAPR-8ZOI-5HXW_16884cf4d98b0aa0976cbe0f6d3d9258dc8d6028_lin" TargetMode="External"/><Relationship Id="rId301" Type="http://schemas.openxmlformats.org/officeDocument/2006/relationships/hyperlink" Target="https://jira.satel.org/browse/WUI-4281" TargetMode="External"/><Relationship Id="rId322" Type="http://schemas.openxmlformats.org/officeDocument/2006/relationships/hyperlink" Target="https://jira.satel.org/secure/WorkflowUIDispatcher.jspa?id=145446&amp;action=21&amp;atl_token=BD1Q-DAPR-8ZOI-5HXW_16884cf4d98b0aa0976cbe0f6d3d9258dc8d6028_lin" TargetMode="External"/><Relationship Id="rId343" Type="http://schemas.openxmlformats.org/officeDocument/2006/relationships/hyperlink" Target="https://jira.satel.org/browse/WUI-3621" TargetMode="External"/><Relationship Id="rId364" Type="http://schemas.openxmlformats.org/officeDocument/2006/relationships/hyperlink" Target="https://jira.satel.org/browse/WUI" TargetMode="External"/><Relationship Id="rId61" Type="http://schemas.openxmlformats.org/officeDocument/2006/relationships/hyperlink" Target="https://jira.satel.org/secure/WorkflowUIDispatcher.jspa?id=143861&amp;action=51&amp;atl_token=BD1Q-DAPR-8ZOI-5HXW_16884cf4d98b0aa0976cbe0f6d3d9258dc8d6028_lin" TargetMode="External"/><Relationship Id="rId82" Type="http://schemas.openxmlformats.org/officeDocument/2006/relationships/hyperlink" Target="https://jira.satel.org/browse/WUI-3925" TargetMode="External"/><Relationship Id="rId199" Type="http://schemas.openxmlformats.org/officeDocument/2006/relationships/hyperlink" Target="https://jira.satel.org/secure/EditIssue!default.jspa?id=139619" TargetMode="External"/><Relationship Id="rId203" Type="http://schemas.openxmlformats.org/officeDocument/2006/relationships/hyperlink" Target="https://jira.satel.org/secure/WorkflowUIDispatcher.jspa?id=139619&amp;action=61&amp;atl_token=BD1Q-DAPR-8ZOI-5HXW_16884cf4d98b0aa0976cbe0f6d3d9258dc8d6028_lin" TargetMode="External"/><Relationship Id="rId385" Type="http://schemas.openxmlformats.org/officeDocument/2006/relationships/hyperlink" Target="https://jira.satel.org/browse/WUI-4456" TargetMode="External"/><Relationship Id="rId19" Type="http://schemas.openxmlformats.org/officeDocument/2006/relationships/hyperlink" Target="https://jira.satel.org/issues/?jql=project+%3D+WUI+AND+fixVersion+%3D+%222.0.0+%28common-library%29%22" TargetMode="External"/><Relationship Id="rId224" Type="http://schemas.openxmlformats.org/officeDocument/2006/relationships/hyperlink" Target="https://jira.satel.org/secure/WorkflowUIDispatcher.jspa?id=136064&amp;action=161&amp;atl_token=BD1Q-DAPR-8ZOI-5HXW_16884cf4d98b0aa0976cbe0f6d3d9258dc8d6028_lin" TargetMode="External"/><Relationship Id="rId245" Type="http://schemas.openxmlformats.org/officeDocument/2006/relationships/hyperlink" Target="https://jira.satel.org/browse/WUI-3643" TargetMode="External"/><Relationship Id="rId266" Type="http://schemas.openxmlformats.org/officeDocument/2006/relationships/hyperlink" Target="https://jira.satel.org/secure/ViewProfile.jspa?name=mitrichev" TargetMode="External"/><Relationship Id="rId287" Type="http://schemas.openxmlformats.org/officeDocument/2006/relationships/hyperlink" Target="https://jira.satel.org/secure/AddComment!default.jspa?id=145445" TargetMode="External"/><Relationship Id="rId410" Type="http://schemas.openxmlformats.org/officeDocument/2006/relationships/hyperlink" Target="https://jira.satel.org/issues/?jql=project+%3D+WUI+AND+fixVersion+%3D+%222.8.17+%28dealing-console%29%22" TargetMode="External"/><Relationship Id="rId30" Type="http://schemas.openxmlformats.org/officeDocument/2006/relationships/hyperlink" Target="https://jira.satel.org/secure/WorkflowUIDispatcher.jspa?id=144820&amp;action=31&amp;atl_token=BD1Q-DAPR-8ZOI-5HXW_16884cf4d98b0aa0976cbe0f6d3d9258dc8d6028_lin" TargetMode="External"/><Relationship Id="rId105" Type="http://schemas.openxmlformats.org/officeDocument/2006/relationships/hyperlink" Target="https://jira.satel.org/browse/WUI" TargetMode="External"/><Relationship Id="rId126" Type="http://schemas.openxmlformats.org/officeDocument/2006/relationships/hyperlink" Target="https://jira.satel.org/browse/WUI-4278" TargetMode="External"/><Relationship Id="rId147" Type="http://schemas.openxmlformats.org/officeDocument/2006/relationships/hyperlink" Target="https://jira.satel.org/browse/WUI-4278?page=agile.estimation.3.0_private:async-game-issue-tabpanel" TargetMode="External"/><Relationship Id="rId168" Type="http://schemas.openxmlformats.org/officeDocument/2006/relationships/hyperlink" Target="https://jira.satel.org/secure/WorkflowUIDispatcher.jspa?id=144706&amp;action=131&amp;atl_token=BD1Q-DAPR-8ZOI-5HXW_16884cf4d98b0aa0976cbe0f6d3d9258dc8d6028_lin" TargetMode="External"/><Relationship Id="rId312" Type="http://schemas.openxmlformats.org/officeDocument/2006/relationships/hyperlink" Target="https://jira.satel.org/browse/WUI-4281" TargetMode="External"/><Relationship Id="rId333" Type="http://schemas.openxmlformats.org/officeDocument/2006/relationships/hyperlink" Target="https://jira.satel.org/browse/WUI-3621" TargetMode="External"/><Relationship Id="rId354" Type="http://schemas.openxmlformats.org/officeDocument/2006/relationships/hyperlink" Target="https://jira.satel.org/secure/WorkflowUIDispatcher.jspa?id=133632&amp;action=11&amp;atl_token=BD1Q-DAPR-8ZOI-5HXW_16884cf4d98b0aa0976cbe0f6d3d9258dc8d6028_lin" TargetMode="External"/><Relationship Id="rId51" Type="http://schemas.openxmlformats.org/officeDocument/2006/relationships/hyperlink" Target="https://jira.satel.org/browse/WUI-4218?focusedCommentId=458571&amp;page=com.atlassian.jira.plugin.system.issuetabpanels:comment-tabpanel" TargetMode="External"/><Relationship Id="rId72" Type="http://schemas.openxmlformats.org/officeDocument/2006/relationships/hyperlink" Target="https://jira.satel.org/browse/WUI-3925" TargetMode="External"/><Relationship Id="rId93" Type="http://schemas.openxmlformats.org/officeDocument/2006/relationships/hyperlink" Target="https://jira.satel.org/browse/WUI-3798" TargetMode="External"/><Relationship Id="rId189" Type="http://schemas.openxmlformats.org/officeDocument/2006/relationships/hyperlink" Target="https://jira.satel.org/secure/ViewProfile.jspa?name=git" TargetMode="External"/><Relationship Id="rId375" Type="http://schemas.openxmlformats.org/officeDocument/2006/relationships/hyperlink" Target="https://jira.satel.org/browse/WUI-3423" TargetMode="External"/><Relationship Id="rId396" Type="http://schemas.openxmlformats.org/officeDocument/2006/relationships/hyperlink" Target="https://jira.satel.org/browse/WUI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jira.satel.org/browse/WUI-3518" TargetMode="External"/><Relationship Id="rId235" Type="http://schemas.openxmlformats.org/officeDocument/2006/relationships/hyperlink" Target="https://jira.satel.org/secure/WorkflowUIDispatcher.jspa?id=138004&amp;action=21&amp;atl_token=BD1Q-DAPR-8ZOI-5HXW_16884cf4d98b0aa0976cbe0f6d3d9258dc8d6028_lin" TargetMode="External"/><Relationship Id="rId256" Type="http://schemas.openxmlformats.org/officeDocument/2006/relationships/hyperlink" Target="https://jira.satel.org/browse/WUI-3643?focusedCommentId=440380&amp;page=com.atlassian.jira.plugin.system.issuetabpanels:comment-tabpanel" TargetMode="External"/><Relationship Id="rId277" Type="http://schemas.openxmlformats.org/officeDocument/2006/relationships/hyperlink" Target="https://jira.satel.org/secure/WorkflowUIDispatcher.jspa?id=145444&amp;action=31&amp;atl_token=BD1Q-DAPR-8ZOI-5HXW_16884cf4d98b0aa0976cbe0f6d3d9258dc8d6028_lin" TargetMode="External"/><Relationship Id="rId298" Type="http://schemas.openxmlformats.org/officeDocument/2006/relationships/hyperlink" Target="https://jira.satel.org/issues/?jql=project+%3D+WUI+AND+fixVersion+%3D+%222.10.0+%28dealing-console%29%22" TargetMode="External"/><Relationship Id="rId400" Type="http://schemas.openxmlformats.org/officeDocument/2006/relationships/hyperlink" Target="https://jira.satel.org/secure/AssignIssue!default.jspa?id=147136" TargetMode="External"/><Relationship Id="rId421" Type="http://schemas.openxmlformats.org/officeDocument/2006/relationships/hyperlink" Target="https://jira.satel.org/secure/WorkflowUIDispatcher.jspa?id=147333&amp;action=31&amp;atl_token=BD1Q-DAPR-8ZOI-5HXW_16884cf4d98b0aa0976cbe0f6d3d9258dc8d6028_lin" TargetMode="External"/><Relationship Id="rId116" Type="http://schemas.openxmlformats.org/officeDocument/2006/relationships/hyperlink" Target="https://jira.satel.org/secure/WorkflowUIDispatcher.jspa?id=146937&amp;action=161&amp;atl_token=BD1Q-DAPR-8ZOI-5HXW_16884cf4d98b0aa0976cbe0f6d3d9258dc8d6028_lin" TargetMode="External"/><Relationship Id="rId137" Type="http://schemas.openxmlformats.org/officeDocument/2006/relationships/hyperlink" Target="https://jira.satel.org/secure/LinkJiraIssue!default.jspa?id=145443" TargetMode="External"/><Relationship Id="rId158" Type="http://schemas.openxmlformats.org/officeDocument/2006/relationships/hyperlink" Target="https://jira.satel.org/browse/WUI" TargetMode="External"/><Relationship Id="rId302" Type="http://schemas.openxmlformats.org/officeDocument/2006/relationships/hyperlink" Target="https://jira.satel.org/secure/EditIssue!default.jspa?id=145446" TargetMode="External"/><Relationship Id="rId323" Type="http://schemas.openxmlformats.org/officeDocument/2006/relationships/hyperlink" Target="https://jira.satel.org/secure/WorkflowUIDispatcher.jspa?id=145446&amp;action=71&amp;atl_token=BD1Q-DAPR-8ZOI-5HXW_16884cf4d98b0aa0976cbe0f6d3d9258dc8d6028_lin" TargetMode="External"/><Relationship Id="rId344" Type="http://schemas.openxmlformats.org/officeDocument/2006/relationships/hyperlink" Target="https://jira.satel.org/browse/WUI-3621?workflowName=WebPortal&amp;stepId=9" TargetMode="External"/><Relationship Id="rId20" Type="http://schemas.openxmlformats.org/officeDocument/2006/relationships/hyperlink" Target="https://jira.satel.org/issues/?jql=project+%3D+WUI+AND+component+%3D+%22%D0%9E%D0%B1%D1%89%D0%B0%D1%8F+%D0%B1%D0%B8%D0%B1%D0%BB%D0%B8%D0%BE%D1%82%D0%B5%D0%BA%D0%B0+UI%22" TargetMode="External"/><Relationship Id="rId41" Type="http://schemas.openxmlformats.org/officeDocument/2006/relationships/hyperlink" Target="https://jira.satel.org/secure/DeleteRemoteIssueLink.jspa?id=144820&amp;remoteIssueLinkId=302674&amp;atl_token=BD1Q-DAPR-8ZOI-5HXW_16884cf4d98b0aa0976cbe0f6d3d9258dc8d6028_lin" TargetMode="External"/><Relationship Id="rId62" Type="http://schemas.openxmlformats.org/officeDocument/2006/relationships/hyperlink" Target="https://jira.satel.org/secure/WorkflowUIDispatcher.jspa?id=143861&amp;action=111&amp;atl_token=BD1Q-DAPR-8ZOI-5HXW_16884cf4d98b0aa0976cbe0f6d3d9258dc8d6028_lin" TargetMode="External"/><Relationship Id="rId83" Type="http://schemas.openxmlformats.org/officeDocument/2006/relationships/hyperlink" Target="https://jira.satel.org/browse/WUI-3925" TargetMode="External"/><Relationship Id="rId179" Type="http://schemas.openxmlformats.org/officeDocument/2006/relationships/hyperlink" Target="https://jira.satel.org/secure/DeleteRemoteIssueLink.jspa?id=144706&amp;remoteIssueLinkId=298960&amp;atl_token=BD1Q-DAPR-8ZOI-5HXW_16884cf4d98b0aa0976cbe0f6d3d9258dc8d6028_lin" TargetMode="External"/><Relationship Id="rId365" Type="http://schemas.openxmlformats.org/officeDocument/2006/relationships/hyperlink" Target="https://jira.satel.org/browse/WUI-3423" TargetMode="External"/><Relationship Id="rId386" Type="http://schemas.openxmlformats.org/officeDocument/2006/relationships/hyperlink" Target="https://jira.satel.org/secure/WorkflowUIDispatcher.jspa?id=146968&amp;action=51&amp;atl_token=BD1Q-DAPR-8ZOI-5HXW_16884cf4d98b0aa0976cbe0f6d3d9258dc8d6028_lin" TargetMode="External"/><Relationship Id="rId190" Type="http://schemas.openxmlformats.org/officeDocument/2006/relationships/hyperlink" Target="https://gitlab.satel.org/d.sokolov" TargetMode="External"/><Relationship Id="rId204" Type="http://schemas.openxmlformats.org/officeDocument/2006/relationships/hyperlink" Target="https://jira.satel.org/secure/WorkflowUIDispatcher.jspa?id=139619&amp;action=11&amp;atl_token=BD1Q-DAPR-8ZOI-5HXW_16884cf4d98b0aa0976cbe0f6d3d9258dc8d6028_lin" TargetMode="External"/><Relationship Id="rId225" Type="http://schemas.openxmlformats.org/officeDocument/2006/relationships/hyperlink" Target="https://jira.satel.org/browse/WUI-3518" TargetMode="External"/><Relationship Id="rId246" Type="http://schemas.openxmlformats.org/officeDocument/2006/relationships/hyperlink" Target="https://jira.satel.org/browse/WUI-3643?page=com.atlassian.jira.plugin.system.issuetabpanels:all-tabpanel" TargetMode="External"/><Relationship Id="rId267" Type="http://schemas.openxmlformats.org/officeDocument/2006/relationships/hyperlink" Target="https://jira.satel.org/browse/WUI-3025" TargetMode="External"/><Relationship Id="rId288" Type="http://schemas.openxmlformats.org/officeDocument/2006/relationships/hyperlink" Target="https://jira.satel.org/secure/AssignIssue!default.jspa?id=145445" TargetMode="External"/><Relationship Id="rId411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106" Type="http://schemas.openxmlformats.org/officeDocument/2006/relationships/hyperlink" Target="https://jira.satel.org/browse/WUI-4449" TargetMode="External"/><Relationship Id="rId127" Type="http://schemas.openxmlformats.org/officeDocument/2006/relationships/hyperlink" Target="https://jira.satel.org/secure/WorkflowUIDispatcher.jspa?id=145443&amp;action=61&amp;atl_token=BD1Q-DAPR-8ZOI-5HXW_16884cf4d98b0aa0976cbe0f6d3d9258dc8d6028_lin" TargetMode="External"/><Relationship Id="rId313" Type="http://schemas.openxmlformats.org/officeDocument/2006/relationships/hyperlink" Target="https://jira.satel.org/browse/WUI-4281?workflowName=WebPortal&amp;stepId=1" TargetMode="External"/><Relationship Id="rId10" Type="http://schemas.openxmlformats.org/officeDocument/2006/relationships/hyperlink" Target="https://jira.satel.org/browse/WUI-4159" TargetMode="External"/><Relationship Id="rId31" Type="http://schemas.openxmlformats.org/officeDocument/2006/relationships/hyperlink" Target="https://jira.satel.org/secure/WorkflowUIDispatcher.jspa?id=144820&amp;action=101&amp;atl_token=BD1Q-DAPR-8ZOI-5HXW_16884cf4d98b0aa0976cbe0f6d3d9258dc8d6028_lin" TargetMode="External"/><Relationship Id="rId52" Type="http://schemas.openxmlformats.org/officeDocument/2006/relationships/hyperlink" Target="https://jira.satel.org/secure/EditComment!default.jspa?id=144820&amp;commentId=458571" TargetMode="External"/><Relationship Id="rId73" Type="http://schemas.openxmlformats.org/officeDocument/2006/relationships/hyperlink" Target="https://jira.satel.org/secure/EditIssue!default.jspa?id=140593" TargetMode="External"/><Relationship Id="rId94" Type="http://schemas.openxmlformats.org/officeDocument/2006/relationships/hyperlink" Target="https://jira.satel.org/secure/WorkflowUIDispatcher.jspa?id=139721&amp;action=61&amp;atl_token=BD1Q-DAPR-8ZOI-5HXW_16884cf4d98b0aa0976cbe0f6d3d9258dc8d6028_lin" TargetMode="External"/><Relationship Id="rId148" Type="http://schemas.openxmlformats.org/officeDocument/2006/relationships/hyperlink" Target="https://jira.satel.org/browse/WUI-4278?actionOrder=desc" TargetMode="External"/><Relationship Id="rId169" Type="http://schemas.openxmlformats.org/officeDocument/2006/relationships/hyperlink" Target="https://jira.satel.org/secure/WorkflowUIDispatcher.jspa?id=144706&amp;action=161&amp;atl_token=BD1Q-DAPR-8ZOI-5HXW_16884cf4d98b0aa0976cbe0f6d3d9258dc8d6028_lin" TargetMode="External"/><Relationship Id="rId334" Type="http://schemas.openxmlformats.org/officeDocument/2006/relationships/hyperlink" Target="https://jira.satel.org/secure/EditIssue!default.jspa?id=137599" TargetMode="External"/><Relationship Id="rId355" Type="http://schemas.openxmlformats.org/officeDocument/2006/relationships/hyperlink" Target="https://jira.satel.org/secure/WorkflowUIDispatcher.jspa?id=133632&amp;action=31&amp;atl_token=BD1Q-DAPR-8ZOI-5HXW_16884cf4d98b0aa0976cbe0f6d3d9258dc8d6028_lin" TargetMode="External"/><Relationship Id="rId376" Type="http://schemas.openxmlformats.org/officeDocument/2006/relationships/hyperlink" Target="https://jira.satel.org/browse/WUI-3423" TargetMode="External"/><Relationship Id="rId397" Type="http://schemas.openxmlformats.org/officeDocument/2006/relationships/hyperlink" Target="https://jira.satel.org/browse/WUI-4494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jira.satel.org/browse/WUI-4207" TargetMode="External"/><Relationship Id="rId215" Type="http://schemas.openxmlformats.org/officeDocument/2006/relationships/hyperlink" Target="https://jira.satel.org/secure/EditIssue!default.jspa?id=136064" TargetMode="External"/><Relationship Id="rId236" Type="http://schemas.openxmlformats.org/officeDocument/2006/relationships/hyperlink" Target="https://jira.satel.org/secure/WorkflowUIDispatcher.jspa?id=138004&amp;action=71&amp;atl_token=BD1Q-DAPR-8ZOI-5HXW_16884cf4d98b0aa0976cbe0f6d3d9258dc8d6028_lin" TargetMode="External"/><Relationship Id="rId257" Type="http://schemas.openxmlformats.org/officeDocument/2006/relationships/hyperlink" Target="https://jira.satel.org/secure/ViewProfile.jspa?name=mitrichev" TargetMode="External"/><Relationship Id="rId278" Type="http://schemas.openxmlformats.org/officeDocument/2006/relationships/hyperlink" Target="https://jira.satel.org/secure/WorkflowUIDispatcher.jspa?id=145444&amp;action=101&amp;atl_token=BD1Q-DAPR-8ZOI-5HXW_16884cf4d98b0aa0976cbe0f6d3d9258dc8d6028_lin" TargetMode="External"/><Relationship Id="rId401" Type="http://schemas.openxmlformats.org/officeDocument/2006/relationships/hyperlink" Target="https://jira.satel.org/browse/WUI-4494" TargetMode="External"/><Relationship Id="rId422" Type="http://schemas.openxmlformats.org/officeDocument/2006/relationships/hyperlink" Target="https://jira.satel.org/secure/WorkflowUIDispatcher.jspa?id=147333&amp;action=101&amp;atl_token=BD1Q-DAPR-8ZOI-5HXW_16884cf4d98b0aa0976cbe0f6d3d9258dc8d6028_lin" TargetMode="External"/><Relationship Id="rId303" Type="http://schemas.openxmlformats.org/officeDocument/2006/relationships/hyperlink" Target="https://jira.satel.org/secure/AddComment!default.jspa?id=145446" TargetMode="External"/><Relationship Id="rId42" Type="http://schemas.openxmlformats.org/officeDocument/2006/relationships/hyperlink" Target="https://jira.satel.org/secure/DeleteRemoteIssueLink.jspa?id=144820&amp;remoteIssueLinkId=299503&amp;atl_token=BD1Q-DAPR-8ZOI-5HXW_16884cf4d98b0aa0976cbe0f6d3d9258dc8d6028_lin" TargetMode="External"/><Relationship Id="rId84" Type="http://schemas.openxmlformats.org/officeDocument/2006/relationships/hyperlink" Target="https://jira.satel.org/browse/WUI-3925?workflowName=WebPortal&amp;stepId=1" TargetMode="External"/><Relationship Id="rId138" Type="http://schemas.openxmlformats.org/officeDocument/2006/relationships/hyperlink" Target="https://jira.satel.org/secure/DeleteRemoteIssueLink.jspa?id=145443&amp;remoteIssueLinkId=303582&amp;atl_token=BD1Q-DAPR-8ZOI-5HXW_16884cf4d98b0aa0976cbe0f6d3d9258dc8d6028_lin" TargetMode="External"/><Relationship Id="rId345" Type="http://schemas.openxmlformats.org/officeDocument/2006/relationships/hyperlink" Target="https://jira.satel.org/issues/?jql=project+%3D+WUI+AND+fixVersion+%3D+%222.8.17+%28dealing-console%29%22" TargetMode="External"/><Relationship Id="rId387" Type="http://schemas.openxmlformats.org/officeDocument/2006/relationships/hyperlink" Target="https://jira.satel.org/secure/WorkflowUIDispatcher.jspa?id=146968&amp;action=111&amp;atl_token=BD1Q-DAPR-8ZOI-5HXW_16884cf4d98b0aa0976cbe0f6d3d9258dc8d6028_lin" TargetMode="External"/><Relationship Id="rId191" Type="http://schemas.openxmlformats.org/officeDocument/2006/relationships/hyperlink" Target="https://gitlab.satel.org/wui/dealing-console-ui/-/merge_requests/36" TargetMode="External"/><Relationship Id="rId205" Type="http://schemas.openxmlformats.org/officeDocument/2006/relationships/hyperlink" Target="https://jira.satel.org/secure/WorkflowUIDispatcher.jspa?id=139619&amp;action=31&amp;atl_token=BD1Q-DAPR-8ZOI-5HXW_16884cf4d98b0aa0976cbe0f6d3d9258dc8d6028_lin" TargetMode="External"/><Relationship Id="rId247" Type="http://schemas.openxmlformats.org/officeDocument/2006/relationships/hyperlink" Target="https://jira.satel.org/browse/WUI-3643?page=com.atlassian.jira.plugin.system.issuetabpanels:worklog-tabpanel" TargetMode="External"/><Relationship Id="rId412" Type="http://schemas.openxmlformats.org/officeDocument/2006/relationships/hyperlink" Target="https://jira.satel.org/browse/WUI" TargetMode="External"/><Relationship Id="rId107" Type="http://schemas.openxmlformats.org/officeDocument/2006/relationships/hyperlink" Target="https://jira.satel.org/secure/EditIssue!default.jspa?id=146937" TargetMode="External"/><Relationship Id="rId289" Type="http://schemas.openxmlformats.org/officeDocument/2006/relationships/hyperlink" Target="https://jira.satel.org/browse/WUI-4280" TargetMode="External"/><Relationship Id="rId11" Type="http://schemas.openxmlformats.org/officeDocument/2006/relationships/hyperlink" Target="https://jira.satel.org/secure/WorkflowUIDispatcher.jspa?id=144096&amp;action=61&amp;atl_token=BD1Q-DAPR-8ZOI-5HXW_16884cf4d98b0aa0976cbe0f6d3d9258dc8d6028_lin" TargetMode="External"/><Relationship Id="rId53" Type="http://schemas.openxmlformats.org/officeDocument/2006/relationships/hyperlink" Target="https://jira.satel.org/secure/ViewProfile.jspa?name=d.sokolov" TargetMode="External"/><Relationship Id="rId149" Type="http://schemas.openxmlformats.org/officeDocument/2006/relationships/hyperlink" Target="https://jira.satel.org/browse/WUI-4278?focusedCommentId=463329&amp;page=com.atlassian.jira.plugin.system.issuetabpanels:comment-tabpanel" TargetMode="External"/><Relationship Id="rId314" Type="http://schemas.openxmlformats.org/officeDocument/2006/relationships/hyperlink" Target="https://jira.satel.org/issues/?jql=project+%3D+WUI+AND+fixVersion+%3D+%223.0.0+%28dealing-console%29%22" TargetMode="External"/><Relationship Id="rId356" Type="http://schemas.openxmlformats.org/officeDocument/2006/relationships/hyperlink" Target="https://jira.satel.org/secure/WorkflowUIDispatcher.jspa?id=133632&amp;action=101&amp;atl_token=BD1Q-DAPR-8ZOI-5HXW_16884cf4d98b0aa0976cbe0f6d3d9258dc8d6028_lin" TargetMode="External"/><Relationship Id="rId398" Type="http://schemas.openxmlformats.org/officeDocument/2006/relationships/hyperlink" Target="https://jira.satel.org/secure/EditIssue!default.jspa?id=147136" TargetMode="External"/><Relationship Id="rId95" Type="http://schemas.openxmlformats.org/officeDocument/2006/relationships/hyperlink" Target="https://jira.satel.org/secure/WorkflowUIDispatcher.jspa?id=139721&amp;action=11&amp;atl_token=BD1Q-DAPR-8ZOI-5HXW_16884cf4d98b0aa0976cbe0f6d3d9258dc8d6028_lin" TargetMode="External"/><Relationship Id="rId160" Type="http://schemas.openxmlformats.org/officeDocument/2006/relationships/hyperlink" Target="https://jira.satel.org/secure/EditIssue!default.jspa?id=144706" TargetMode="External"/><Relationship Id="rId216" Type="http://schemas.openxmlformats.org/officeDocument/2006/relationships/hyperlink" Target="https://jira.satel.org/secure/AddComment!default.jspa?id=136064" TargetMode="External"/><Relationship Id="rId423" Type="http://schemas.openxmlformats.org/officeDocument/2006/relationships/hyperlink" Target="https://jira.satel.org/browse/WUI-4528" TargetMode="External"/><Relationship Id="rId258" Type="http://schemas.openxmlformats.org/officeDocument/2006/relationships/hyperlink" Target="https://jira.satel.org/secure/ViewProfile.jspa?name=ermakov" TargetMode="External"/><Relationship Id="rId22" Type="http://schemas.openxmlformats.org/officeDocument/2006/relationships/hyperlink" Target="https://jira.satel.org/browse/WUI" TargetMode="External"/><Relationship Id="rId64" Type="http://schemas.openxmlformats.org/officeDocument/2006/relationships/hyperlink" Target="https://jira.satel.org/secure/WorkflowUIDispatcher.jspa?id=143861&amp;action=31&amp;atl_token=BD1Q-DAPR-8ZOI-5HXW_16884cf4d98b0aa0976cbe0f6d3d9258dc8d6028_lin" TargetMode="External"/><Relationship Id="rId118" Type="http://schemas.openxmlformats.org/officeDocument/2006/relationships/hyperlink" Target="https://jira.satel.org/browse/WUI-4449?workflowName=WebPortal&amp;stepId=4" TargetMode="External"/><Relationship Id="rId325" Type="http://schemas.openxmlformats.org/officeDocument/2006/relationships/hyperlink" Target="https://jira.satel.org/secure/WorkflowUIDispatcher.jspa?id=145446&amp;action=31&amp;atl_token=BD1Q-DAPR-8ZOI-5HXW_16884cf4d98b0aa0976cbe0f6d3d9258dc8d6028_lin" TargetMode="External"/><Relationship Id="rId367" Type="http://schemas.openxmlformats.org/officeDocument/2006/relationships/hyperlink" Target="https://jira.satel.org/secure/AddComment!default.jspa?id=134672" TargetMode="External"/><Relationship Id="rId171" Type="http://schemas.openxmlformats.org/officeDocument/2006/relationships/hyperlink" Target="https://jira.satel.org/browse/WUI-4207?workflowName=WebPortal&amp;stepId=4" TargetMode="External"/><Relationship Id="rId227" Type="http://schemas.openxmlformats.org/officeDocument/2006/relationships/hyperlink" Target="https://jira.satel.org/issues/?jql=project+%3D+WUI+AND+fixVersion+%3D+%222.9.0+%28dealing-console%29%22" TargetMode="External"/><Relationship Id="rId269" Type="http://schemas.openxmlformats.org/officeDocument/2006/relationships/hyperlink" Target="https://jira.satel.org/browse/WUI-4279" TargetMode="External"/><Relationship Id="rId33" Type="http://schemas.openxmlformats.org/officeDocument/2006/relationships/hyperlink" Target="https://jira.satel.org/secure/WorkflowUIDispatcher.jspa?id=144820&amp;action=161&amp;atl_token=BD1Q-DAPR-8ZOI-5HXW_16884cf4d98b0aa0976cbe0f6d3d9258dc8d6028_lin" TargetMode="External"/><Relationship Id="rId129" Type="http://schemas.openxmlformats.org/officeDocument/2006/relationships/hyperlink" Target="https://jira.satel.org/secure/WorkflowUIDispatcher.jspa?id=145443&amp;action=31&amp;atl_token=BD1Q-DAPR-8ZOI-5HXW_16884cf4d98b0aa0976cbe0f6d3d9258dc8d6028_lin" TargetMode="External"/><Relationship Id="rId280" Type="http://schemas.openxmlformats.org/officeDocument/2006/relationships/hyperlink" Target="https://jira.satel.org/browse/WUI-4279" TargetMode="External"/><Relationship Id="rId336" Type="http://schemas.openxmlformats.org/officeDocument/2006/relationships/hyperlink" Target="https://jira.satel.org/secure/AssignIssue!default.jspa?id=137599" TargetMode="External"/><Relationship Id="rId75" Type="http://schemas.openxmlformats.org/officeDocument/2006/relationships/hyperlink" Target="https://jira.satel.org/secure/AssignIssue!default.jspa?id=140593" TargetMode="External"/><Relationship Id="rId140" Type="http://schemas.openxmlformats.org/officeDocument/2006/relationships/hyperlink" Target="https://jira.satel.org/secure/DeleteRemoteIssueLink.jspa?id=145443&amp;remoteIssueLinkId=302742&amp;atl_token=BD1Q-DAPR-8ZOI-5HXW_16884cf4d98b0aa0976cbe0f6d3d9258dc8d6028_lin" TargetMode="External"/><Relationship Id="rId182" Type="http://schemas.openxmlformats.org/officeDocument/2006/relationships/hyperlink" Target="https://jira.satel.org/browse/WUI-4207?page=com.atlassian.jira.plugin.system.issuetabpanels:worklog-tabpanel" TargetMode="External"/><Relationship Id="rId378" Type="http://schemas.openxmlformats.org/officeDocument/2006/relationships/hyperlink" Target="https://jira.satel.org/issues/?jql=project+%3D+WUI+AND+fixVersion+%3D+%222.8.17+%28dealing-console%29%22" TargetMode="External"/><Relationship Id="rId403" Type="http://schemas.openxmlformats.org/officeDocument/2006/relationships/hyperlink" Target="https://jira.satel.org/secure/WorkflowUIDispatcher.jspa?id=147136&amp;action=111&amp;atl_token=BD1Q-DAPR-8ZOI-5HXW_16884cf4d98b0aa0976cbe0f6d3d9258dc8d6028_lin" TargetMode="External"/><Relationship Id="rId6" Type="http://schemas.openxmlformats.org/officeDocument/2006/relationships/hyperlink" Target="https://jira.satel.org/browse/WUI-4159" TargetMode="External"/><Relationship Id="rId238" Type="http://schemas.openxmlformats.org/officeDocument/2006/relationships/hyperlink" Target="https://jira.satel.org/secure/WorkflowUIDispatcher.jspa?id=138004&amp;action=31&amp;atl_token=BD1Q-DAPR-8ZOI-5HXW_16884cf4d98b0aa0976cbe0f6d3d9258dc8d6028_lin" TargetMode="External"/><Relationship Id="rId291" Type="http://schemas.openxmlformats.org/officeDocument/2006/relationships/hyperlink" Target="https://jira.satel.org/secure/WorkflowUIDispatcher.jspa?id=145445&amp;action=71&amp;atl_token=BD1Q-DAPR-8ZOI-5HXW_16884cf4d98b0aa0976cbe0f6d3d9258dc8d6028_lin" TargetMode="External"/><Relationship Id="rId305" Type="http://schemas.openxmlformats.org/officeDocument/2006/relationships/hyperlink" Target="https://jira.satel.org/browse/WUI-4281" TargetMode="External"/><Relationship Id="rId347" Type="http://schemas.openxmlformats.org/officeDocument/2006/relationships/hyperlink" Target="https://jira.satel.org/browse/WUI" TargetMode="External"/><Relationship Id="rId44" Type="http://schemas.openxmlformats.org/officeDocument/2006/relationships/hyperlink" Target="https://jira.satel.org/browse/WUI-4218?page=com.atlassian.jira.plugin.system.issuetabpanels:all-tabpanel" TargetMode="External"/><Relationship Id="rId86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151" Type="http://schemas.openxmlformats.org/officeDocument/2006/relationships/hyperlink" Target="https://gitlab.satel.org/d.sokolov" TargetMode="External"/><Relationship Id="rId389" Type="http://schemas.openxmlformats.org/officeDocument/2006/relationships/hyperlink" Target="https://jira.satel.org/secure/WorkflowUIDispatcher.jspa?id=146968&amp;action=31&amp;atl_token=BD1Q-DAPR-8ZOI-5HXW_16884cf4d98b0aa0976cbe0f6d3d9258dc8d6028_lin" TargetMode="External"/><Relationship Id="rId193" Type="http://schemas.openxmlformats.org/officeDocument/2006/relationships/hyperlink" Target="https://jira.satel.org/browse/WUI-4207" TargetMode="External"/><Relationship Id="rId207" Type="http://schemas.openxmlformats.org/officeDocument/2006/relationships/hyperlink" Target="https://jira.satel.org/secure/WorkflowUIDispatcher.jspa?id=139619&amp;action=131&amp;atl_token=BD1Q-DAPR-8ZOI-5HXW_16884cf4d98b0aa0976cbe0f6d3d9258dc8d6028_lin" TargetMode="External"/><Relationship Id="rId249" Type="http://schemas.openxmlformats.org/officeDocument/2006/relationships/hyperlink" Target="https://jira.satel.org/browse/WUI-3643?page=com.atlassian.streams.streams-jira-plugin:activity-stream-issue-tab" TargetMode="External"/><Relationship Id="rId414" Type="http://schemas.openxmlformats.org/officeDocument/2006/relationships/hyperlink" Target="https://jira.satel.org/secure/EditIssue!default.jspa?id=147333" TargetMode="External"/><Relationship Id="rId13" Type="http://schemas.openxmlformats.org/officeDocument/2006/relationships/hyperlink" Target="https://jira.satel.org/secure/WorkflowUIDispatcher.jspa?id=144096&amp;action=31&amp;atl_token=BD1Q-DAPR-8ZOI-5HXW_16884cf4d98b0aa0976cbe0f6d3d9258dc8d6028_lin" TargetMode="External"/><Relationship Id="rId109" Type="http://schemas.openxmlformats.org/officeDocument/2006/relationships/hyperlink" Target="https://jira.satel.org/secure/AssignIssue!default.jspa?id=146937" TargetMode="External"/><Relationship Id="rId260" Type="http://schemas.openxmlformats.org/officeDocument/2006/relationships/hyperlink" Target="https://jira.satel.org/secure/ViewProfile.jspa?name=mitrichev" TargetMode="External"/><Relationship Id="rId316" Type="http://schemas.openxmlformats.org/officeDocument/2006/relationships/hyperlink" Target="https://jira.satel.org/browse/WUI" TargetMode="External"/><Relationship Id="rId55" Type="http://schemas.openxmlformats.org/officeDocument/2006/relationships/hyperlink" Target="https://jira.satel.org/browse/WUI" TargetMode="External"/><Relationship Id="rId97" Type="http://schemas.openxmlformats.org/officeDocument/2006/relationships/hyperlink" Target="https://jira.satel.org/secure/WorkflowUIDispatcher.jspa?id=139721&amp;action=101&amp;atl_token=BD1Q-DAPR-8ZOI-5HXW_16884cf4d98b0aa0976cbe0f6d3d9258dc8d6028_lin" TargetMode="External"/><Relationship Id="rId120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358" Type="http://schemas.openxmlformats.org/officeDocument/2006/relationships/hyperlink" Target="https://jira.satel.org/browse/WUI-3357" TargetMode="External"/><Relationship Id="rId162" Type="http://schemas.openxmlformats.org/officeDocument/2006/relationships/hyperlink" Target="https://jira.satel.org/secure/AssignIssue!default.jspa?id=144706" TargetMode="External"/><Relationship Id="rId218" Type="http://schemas.openxmlformats.org/officeDocument/2006/relationships/hyperlink" Target="https://jira.satel.org/browse/WUI-3518" TargetMode="External"/><Relationship Id="rId425" Type="http://schemas.openxmlformats.org/officeDocument/2006/relationships/hyperlink" Target="https://jira.satel.org/browse/WUI-4528?workflowName=WebPortal&amp;stepId=1" TargetMode="External"/><Relationship Id="rId271" Type="http://schemas.openxmlformats.org/officeDocument/2006/relationships/hyperlink" Target="https://jira.satel.org/secure/AddComment!default.jspa?id=145444" TargetMode="External"/><Relationship Id="rId24" Type="http://schemas.openxmlformats.org/officeDocument/2006/relationships/hyperlink" Target="https://jira.satel.org/secure/EditIssue!default.jspa?id=144820" TargetMode="External"/><Relationship Id="rId66" Type="http://schemas.openxmlformats.org/officeDocument/2006/relationships/hyperlink" Target="https://jira.satel.org/secure/WorkflowUIDispatcher.jspa?id=143861&amp;action=81&amp;atl_token=BD1Q-DAPR-8ZOI-5HXW_16884cf4d98b0aa0976cbe0f6d3d9258dc8d6028_lin" TargetMode="External"/><Relationship Id="rId131" Type="http://schemas.openxmlformats.org/officeDocument/2006/relationships/hyperlink" Target="https://jira.satel.org/secure/WorkflowUIDispatcher.jspa?id=145443&amp;action=131&amp;atl_token=BD1Q-DAPR-8ZOI-5HXW_16884cf4d98b0aa0976cbe0f6d3d9258dc8d6028_lin" TargetMode="External"/><Relationship Id="rId327" Type="http://schemas.openxmlformats.org/officeDocument/2006/relationships/hyperlink" Target="https://jira.satel.org/browse/WUI-4281" TargetMode="External"/><Relationship Id="rId369" Type="http://schemas.openxmlformats.org/officeDocument/2006/relationships/hyperlink" Target="https://jira.satel.org/browse/WUI-3423" TargetMode="External"/><Relationship Id="rId173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229" Type="http://schemas.openxmlformats.org/officeDocument/2006/relationships/hyperlink" Target="https://jira.satel.org/browse/WUI" TargetMode="External"/><Relationship Id="rId380" Type="http://schemas.openxmlformats.org/officeDocument/2006/relationships/hyperlink" Target="https://jira.satel.org/browse/WUI" TargetMode="External"/><Relationship Id="rId240" Type="http://schemas.openxmlformats.org/officeDocument/2006/relationships/hyperlink" Target="https://jira.satel.org/browse/WUI-3643" TargetMode="External"/><Relationship Id="rId35" Type="http://schemas.openxmlformats.org/officeDocument/2006/relationships/hyperlink" Target="https://jira.satel.org/browse/WUI-4218?workflowName=WebPortal&amp;stepId=4" TargetMode="External"/><Relationship Id="rId77" Type="http://schemas.openxmlformats.org/officeDocument/2006/relationships/hyperlink" Target="https://jira.satel.org/secure/WorkflowUIDispatcher.jspa?id=140593&amp;action=21&amp;atl_token=BD1Q-DAPR-8ZOI-5HXW_16884cf4d98b0aa0976cbe0f6d3d9258dc8d6028_lin" TargetMode="External"/><Relationship Id="rId100" Type="http://schemas.openxmlformats.org/officeDocument/2006/relationships/hyperlink" Target="https://jira.satel.org/browse/WUI-3798" TargetMode="External"/><Relationship Id="rId282" Type="http://schemas.openxmlformats.org/officeDocument/2006/relationships/hyperlink" Target="https://jira.satel.org/issues/?jql=project+%3D+WUI+AND+fixVersion+%3D+%222.10.0+%28dealing-console%29%22" TargetMode="External"/><Relationship Id="rId338" Type="http://schemas.openxmlformats.org/officeDocument/2006/relationships/hyperlink" Target="https://jira.satel.org/secure/WorkflowUIDispatcher.jspa?id=137599&amp;action=41&amp;atl_token=BD1Q-DAPR-8ZOI-5HXW_16884cf4d98b0aa0976cbe0f6d3d9258dc8d6028_lin" TargetMode="External"/><Relationship Id="rId8" Type="http://schemas.openxmlformats.org/officeDocument/2006/relationships/hyperlink" Target="https://jira.satel.org/secure/AddComment!default.jspa?id=144096" TargetMode="External"/><Relationship Id="rId142" Type="http://schemas.openxmlformats.org/officeDocument/2006/relationships/hyperlink" Target="https://jira.satel.org/browse/WUI-4278?page=com.atlassian.jira.plugin.system.issuetabpanels:all-tabpanel" TargetMode="External"/><Relationship Id="rId184" Type="http://schemas.openxmlformats.org/officeDocument/2006/relationships/hyperlink" Target="https://jira.satel.org/browse/WUI-4207?page=com.atlassian.streams.streams-jira-plugin:activity-stream-issue-tab" TargetMode="External"/><Relationship Id="rId391" Type="http://schemas.openxmlformats.org/officeDocument/2006/relationships/hyperlink" Target="https://jira.satel.org/secure/WorkflowUIDispatcher.jspa?id=146968&amp;action=81&amp;atl_token=BD1Q-DAPR-8ZOI-5HXW_16884cf4d98b0aa0976cbe0f6d3d9258dc8d6028_lin" TargetMode="External"/><Relationship Id="rId405" Type="http://schemas.openxmlformats.org/officeDocument/2006/relationships/hyperlink" Target="https://jira.satel.org/secure/WorkflowUIDispatcher.jspa?id=147136&amp;action=31&amp;atl_token=BD1Q-DAPR-8ZOI-5HXW_16884cf4d98b0aa0976cbe0f6d3d9258dc8d6028_lin" TargetMode="External"/><Relationship Id="rId251" Type="http://schemas.openxmlformats.org/officeDocument/2006/relationships/hyperlink" Target="https://jira.satel.org/browse/WUI-3643?page=agile.estimation.3.0_private:async-game-issue-tabpanel" TargetMode="External"/><Relationship Id="rId46" Type="http://schemas.openxmlformats.org/officeDocument/2006/relationships/hyperlink" Target="https://jira.satel.org/browse/WUI-4218?page=com.atlassian.jira.plugin.system.issuetabpanels:changehistory-tabpanel" TargetMode="External"/><Relationship Id="rId293" Type="http://schemas.openxmlformats.org/officeDocument/2006/relationships/hyperlink" Target="https://jira.satel.org/secure/WorkflowUIDispatcher.jspa?id=145445&amp;action=31&amp;atl_token=BD1Q-DAPR-8ZOI-5HXW_16884cf4d98b0aa0976cbe0f6d3d9258dc8d6028_lin" TargetMode="External"/><Relationship Id="rId307" Type="http://schemas.openxmlformats.org/officeDocument/2006/relationships/hyperlink" Target="https://jira.satel.org/secure/WorkflowUIDispatcher.jspa?id=145446&amp;action=71&amp;atl_token=BD1Q-DAPR-8ZOI-5HXW_16884cf4d98b0aa0976cbe0f6d3d9258dc8d6028_lin" TargetMode="External"/><Relationship Id="rId349" Type="http://schemas.openxmlformats.org/officeDocument/2006/relationships/hyperlink" Target="https://jira.satel.org/secure/EditIssue!default.jspa?id=133632" TargetMode="External"/><Relationship Id="rId88" Type="http://schemas.openxmlformats.org/officeDocument/2006/relationships/hyperlink" Target="https://jira.satel.org/browse/WUI" TargetMode="External"/><Relationship Id="rId111" Type="http://schemas.openxmlformats.org/officeDocument/2006/relationships/hyperlink" Target="https://jira.satel.org/secure/WorkflowUIDispatcher.jspa?id=146937&amp;action=61&amp;atl_token=BD1Q-DAPR-8ZOI-5HXW_16884cf4d98b0aa0976cbe0f6d3d9258dc8d6028_lin" TargetMode="External"/><Relationship Id="rId153" Type="http://schemas.openxmlformats.org/officeDocument/2006/relationships/hyperlink" Target="https://gitlab.satel.org/wui/dealing-console-ui/-/tree/feature/WUI-4278" TargetMode="External"/><Relationship Id="rId195" Type="http://schemas.openxmlformats.org/officeDocument/2006/relationships/hyperlink" Target="https://jira.satel.org/secure/EditComment!default.jspa?id=144706&amp;commentId=457848" TargetMode="External"/><Relationship Id="rId209" Type="http://schemas.openxmlformats.org/officeDocument/2006/relationships/hyperlink" Target="https://jira.satel.org/browse/WUI-3786" TargetMode="External"/><Relationship Id="rId360" Type="http://schemas.openxmlformats.org/officeDocument/2006/relationships/hyperlink" Target="https://jira.satel.org/browse/WUI-3357?workflowName=WebPortal&amp;stepId=2" TargetMode="External"/><Relationship Id="rId416" Type="http://schemas.openxmlformats.org/officeDocument/2006/relationships/hyperlink" Target="https://jira.satel.org/secure/AssignIssue!default.jspa?id=147333" TargetMode="External"/><Relationship Id="rId220" Type="http://schemas.openxmlformats.org/officeDocument/2006/relationships/hyperlink" Target="https://jira.satel.org/secure/WorkflowUIDispatcher.jspa?id=136064&amp;action=11&amp;atl_token=BD1Q-DAPR-8ZOI-5HXW_16884cf4d98b0aa0976cbe0f6d3d9258dc8d6028_lin" TargetMode="External"/><Relationship Id="rId15" Type="http://schemas.openxmlformats.org/officeDocument/2006/relationships/hyperlink" Target="https://jira.satel.org/secure/WorkflowUIDispatcher.jspa?id=144096&amp;action=131&amp;atl_token=BD1Q-DAPR-8ZOI-5HXW_16884cf4d98b0aa0976cbe0f6d3d9258dc8d6028_lin" TargetMode="External"/><Relationship Id="rId57" Type="http://schemas.openxmlformats.org/officeDocument/2006/relationships/hyperlink" Target="https://jira.satel.org/secure/EditIssue!default.jspa?id=143861" TargetMode="External"/><Relationship Id="rId262" Type="http://schemas.openxmlformats.org/officeDocument/2006/relationships/hyperlink" Target="https://jira.satel.org/browse/WUI-3643?focusedCommentId=466925&amp;page=com.atlassian.jira.plugin.system.issuetabpanels:comment-tabpanel" TargetMode="External"/><Relationship Id="rId318" Type="http://schemas.openxmlformats.org/officeDocument/2006/relationships/hyperlink" Target="https://jira.satel.org/secure/EditIssue!default.jspa?id=145446" TargetMode="External"/><Relationship Id="rId99" Type="http://schemas.openxmlformats.org/officeDocument/2006/relationships/hyperlink" Target="https://jira.satel.org/secure/WorkflowUIDispatcher.jspa?id=139721&amp;action=161&amp;atl_token=BD1Q-DAPR-8ZOI-5HXW_16884cf4d98b0aa0976cbe0f6d3d9258dc8d6028_lin" TargetMode="External"/><Relationship Id="rId122" Type="http://schemas.openxmlformats.org/officeDocument/2006/relationships/hyperlink" Target="https://jira.satel.org/browse/WUI-4278" TargetMode="External"/><Relationship Id="rId164" Type="http://schemas.openxmlformats.org/officeDocument/2006/relationships/hyperlink" Target="https://jira.satel.org/secure/WorkflowUIDispatcher.jspa?id=144706&amp;action=61&amp;atl_token=BD1Q-DAPR-8ZOI-5HXW_16884cf4d98b0aa0976cbe0f6d3d9258dc8d6028_lin" TargetMode="External"/><Relationship Id="rId371" Type="http://schemas.openxmlformats.org/officeDocument/2006/relationships/hyperlink" Target="https://jira.satel.org/secure/WorkflowUIDispatcher.jspa?id=134672&amp;action=71&amp;atl_token=BD1Q-DAPR-8ZOI-5HXW_16884cf4d98b0aa0976cbe0f6d3d9258dc8d6028_lin" TargetMode="External"/><Relationship Id="rId427" Type="http://schemas.openxmlformats.org/officeDocument/2006/relationships/fontTable" Target="fontTable.xml"/><Relationship Id="rId26" Type="http://schemas.openxmlformats.org/officeDocument/2006/relationships/hyperlink" Target="https://jira.satel.org/secure/AssignIssue!default.jspa?id=144820" TargetMode="External"/><Relationship Id="rId231" Type="http://schemas.openxmlformats.org/officeDocument/2006/relationships/hyperlink" Target="https://jira.satel.org/secure/EditIssue!default.jspa?id=138004" TargetMode="External"/><Relationship Id="rId273" Type="http://schemas.openxmlformats.org/officeDocument/2006/relationships/hyperlink" Target="https://jira.satel.org/browse/WUI-4279" TargetMode="External"/><Relationship Id="rId329" Type="http://schemas.openxmlformats.org/officeDocument/2006/relationships/hyperlink" Target="https://jira.satel.org/browse/WUI-4281?workflowName=WebPortal&amp;stepId=1" TargetMode="External"/><Relationship Id="rId68" Type="http://schemas.openxmlformats.org/officeDocument/2006/relationships/hyperlink" Target="https://jira.satel.org/browse/WUI-4143?workflowName=WebPortal&amp;stepId=3" TargetMode="External"/><Relationship Id="rId133" Type="http://schemas.openxmlformats.org/officeDocument/2006/relationships/hyperlink" Target="https://jira.satel.org/browse/WUI-4278" TargetMode="External"/><Relationship Id="rId175" Type="http://schemas.openxmlformats.org/officeDocument/2006/relationships/hyperlink" Target="https://jira.satel.org/secure/LinkJiraIssue!default.jspa?id=144706" TargetMode="External"/><Relationship Id="rId340" Type="http://schemas.openxmlformats.org/officeDocument/2006/relationships/hyperlink" Target="https://jira.satel.org/secure/WorkflowUIDispatcher.jspa?id=137599&amp;action=11&amp;atl_token=BD1Q-DAPR-8ZOI-5HXW_16884cf4d98b0aa0976cbe0f6d3d9258dc8d6028_lin" TargetMode="External"/><Relationship Id="rId200" Type="http://schemas.openxmlformats.org/officeDocument/2006/relationships/hyperlink" Target="https://jira.satel.org/secure/AddComment!default.jspa?id=139619" TargetMode="External"/><Relationship Id="rId382" Type="http://schemas.openxmlformats.org/officeDocument/2006/relationships/hyperlink" Target="https://jira.satel.org/secure/EditIssue!default.jspa?id=146968" TargetMode="External"/><Relationship Id="rId242" Type="http://schemas.openxmlformats.org/officeDocument/2006/relationships/hyperlink" Target="https://jira.satel.org/browse/WUI-3643?workflowName=WebPortal&amp;stepId=1" TargetMode="External"/><Relationship Id="rId284" Type="http://schemas.openxmlformats.org/officeDocument/2006/relationships/hyperlink" Target="https://jira.satel.org/browse/WUI" TargetMode="External"/><Relationship Id="rId37" Type="http://schemas.openxmlformats.org/officeDocument/2006/relationships/hyperlink" Target="https://jira.satel.org/issues/?jql=project+%3D+WUI+AND+component+%3D+%22%D0%9E%D0%B1%D1%89%D0%B0%D1%8F+%D0%B1%D0%B8%D0%B1%D0%BB%D0%B8%D0%BE%D1%82%D0%B5%D0%BA%D0%B0+UI%22" TargetMode="External"/><Relationship Id="rId79" Type="http://schemas.openxmlformats.org/officeDocument/2006/relationships/hyperlink" Target="https://jira.satel.org/secure/WorkflowUIDispatcher.jspa?id=140593&amp;action=11&amp;atl_token=BD1Q-DAPR-8ZOI-5HXW_16884cf4d98b0aa0976cbe0f6d3d9258dc8d6028_lin" TargetMode="External"/><Relationship Id="rId102" Type="http://schemas.openxmlformats.org/officeDocument/2006/relationships/hyperlink" Target="https://jira.satel.org/issues/?jql=project+%3D+WUI+AND+fixVersion+%3D+%222.9.0+%28dealing-console%29%22" TargetMode="External"/><Relationship Id="rId144" Type="http://schemas.openxmlformats.org/officeDocument/2006/relationships/hyperlink" Target="https://jira.satel.org/browse/WUI-4278?page=com.atlassian.jira.plugin.system.issuetabpanels:changehistory-tabpanel" TargetMode="External"/><Relationship Id="rId90" Type="http://schemas.openxmlformats.org/officeDocument/2006/relationships/hyperlink" Target="https://jira.satel.org/secure/EditIssue!default.jspa?id=139721" TargetMode="External"/><Relationship Id="rId186" Type="http://schemas.openxmlformats.org/officeDocument/2006/relationships/hyperlink" Target="https://jira.satel.org/browse/WUI-4207?page=agile.estimation.3.0_private:async-game-issue-tabpanel" TargetMode="External"/><Relationship Id="rId351" Type="http://schemas.openxmlformats.org/officeDocument/2006/relationships/hyperlink" Target="https://jira.satel.org/secure/AssignIssue!default.jspa?id=133632" TargetMode="External"/><Relationship Id="rId393" Type="http://schemas.openxmlformats.org/officeDocument/2006/relationships/hyperlink" Target="https://jira.satel.org/browse/WUI-4456?workflowName=WebPortal&amp;stepId=3" TargetMode="External"/><Relationship Id="rId407" Type="http://schemas.openxmlformats.org/officeDocument/2006/relationships/hyperlink" Target="https://jira.satel.org/secure/WorkflowUIDispatcher.jspa?id=147136&amp;action=81&amp;atl_token=BD1Q-DAPR-8ZOI-5HXW_16884cf4d98b0aa0976cbe0f6d3d9258dc8d6028_lin" TargetMode="External"/><Relationship Id="rId211" Type="http://schemas.openxmlformats.org/officeDocument/2006/relationships/hyperlink" Target="https://jira.satel.org/issues/?jql=project+%3D+WUI+AND+fixVersion+%3D+%222.9.0+%28dealing-console%29%22" TargetMode="External"/><Relationship Id="rId253" Type="http://schemas.openxmlformats.org/officeDocument/2006/relationships/hyperlink" Target="https://jira.satel.org/browse/WUI-3643?focusedCommentId=439301&amp;page=com.atlassian.jira.plugin.system.issuetabpanels:comment-tabpanel" TargetMode="External"/><Relationship Id="rId295" Type="http://schemas.openxmlformats.org/officeDocument/2006/relationships/hyperlink" Target="https://jira.satel.org/browse/WUI-4280" TargetMode="External"/><Relationship Id="rId309" Type="http://schemas.openxmlformats.org/officeDocument/2006/relationships/hyperlink" Target="https://jira.satel.org/secure/WorkflowUIDispatcher.jspa?id=145446&amp;action=31&amp;atl_token=BD1Q-DAPR-8ZOI-5HXW_16884cf4d98b0aa0976cbe0f6d3d9258dc8d6028_lin" TargetMode="External"/><Relationship Id="rId48" Type="http://schemas.openxmlformats.org/officeDocument/2006/relationships/hyperlink" Target="https://jira.satel.org/browse/WUI-4218?page=com.googlecode.jira-suite-utilities:transitions-summary-tabpanel" TargetMode="External"/><Relationship Id="rId113" Type="http://schemas.openxmlformats.org/officeDocument/2006/relationships/hyperlink" Target="https://jira.satel.org/secure/WorkflowUIDispatcher.jspa?id=146937&amp;action=31&amp;atl_token=BD1Q-DAPR-8ZOI-5HXW_16884cf4d98b0aa0976cbe0f6d3d9258dc8d6028_lin" TargetMode="External"/><Relationship Id="rId320" Type="http://schemas.openxmlformats.org/officeDocument/2006/relationships/hyperlink" Target="https://jira.satel.org/secure/AssignIssue!default.jspa?id=145446" TargetMode="External"/><Relationship Id="rId155" Type="http://schemas.openxmlformats.org/officeDocument/2006/relationships/hyperlink" Target="https://jira.satel.org/browse/WUI-4278?focusedCommentId=463965&amp;page=com.atlassian.jira.plugin.system.issuetabpanels:comment-tabpanel" TargetMode="External"/><Relationship Id="rId197" Type="http://schemas.openxmlformats.org/officeDocument/2006/relationships/hyperlink" Target="https://jira.satel.org/browse/WUI" TargetMode="External"/><Relationship Id="rId362" Type="http://schemas.openxmlformats.org/officeDocument/2006/relationships/hyperlink" Target="https://jira.satel.org/issues/?jql=project+%3D+WUI+AND+component+%3D+%22%D0%94%D0%B8%D0%BB%D0%B8%D0%BD%D0%B3%D0%BE%D0%B2%D1%8B%D0%B9+%D0%BF%D1%83%D0%BB%D1%8C%D1%82%22" TargetMode="External"/><Relationship Id="rId418" Type="http://schemas.openxmlformats.org/officeDocument/2006/relationships/hyperlink" Target="https://jira.satel.org/secure/WorkflowUIDispatcher.jspa?id=147333&amp;action=21&amp;atl_token=BD1Q-DAPR-8ZOI-5HXW_16884cf4d98b0aa0976cbe0f6d3d9258dc8d6028_lin" TargetMode="External"/><Relationship Id="rId222" Type="http://schemas.openxmlformats.org/officeDocument/2006/relationships/hyperlink" Target="https://jira.satel.org/secure/WorkflowUIDispatcher.jspa?id=136064&amp;action=101&amp;atl_token=BD1Q-DAPR-8ZOI-5HXW_16884cf4d98b0aa0976cbe0f6d3d9258dc8d6028_lin" TargetMode="External"/><Relationship Id="rId264" Type="http://schemas.openxmlformats.org/officeDocument/2006/relationships/hyperlink" Target="https://jira.satel.org/secure/ViewProfile.jspa?name=mitrichev" TargetMode="External"/><Relationship Id="rId17" Type="http://schemas.openxmlformats.org/officeDocument/2006/relationships/hyperlink" Target="https://jira.satel.org/browse/WUI-4159" TargetMode="External"/><Relationship Id="rId59" Type="http://schemas.openxmlformats.org/officeDocument/2006/relationships/hyperlink" Target="https://jira.satel.org/secure/AssignIssue!default.jspa?id=143861" TargetMode="External"/><Relationship Id="rId124" Type="http://schemas.openxmlformats.org/officeDocument/2006/relationships/hyperlink" Target="https://jira.satel.org/secure/AddComment!default.jspa?id=1454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12236</Words>
  <Characters>69746</Characters>
  <Application>Microsoft Office Word</Application>
  <DocSecurity>0</DocSecurity>
  <Lines>581</Lines>
  <Paragraphs>163</Paragraphs>
  <ScaleCrop>false</ScaleCrop>
  <Company/>
  <LinksUpToDate>false</LinksUpToDate>
  <CharactersWithSpaces>81819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2026-04-27T18:14:00Z</dcterms:created>
  <dcterms:modified xsi:type="dcterms:W3CDTF">2026-04-27T18:17:00Z</dcterms:modified>
</cp:coreProperties>
</file>